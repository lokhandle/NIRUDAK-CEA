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0494" w14:textId="345B5DED" w:rsidR="00F07A1F" w:rsidRPr="00865016" w:rsidRDefault="00F07A1F" w:rsidP="00773F23">
      <w:pPr>
        <w:tabs>
          <w:tab w:val="left" w:pos="3467"/>
        </w:tabs>
        <w:rPr>
          <w:rFonts w:ascii="Times" w:hAnsi="Times"/>
        </w:rPr>
      </w:pPr>
      <w:r w:rsidRPr="00865016">
        <w:rPr>
          <w:rFonts w:ascii="Times" w:hAnsi="Times"/>
        </w:rPr>
        <w:t>G</w:t>
      </w:r>
      <w:r w:rsidR="00681BB0" w:rsidRPr="00865016">
        <w:rPr>
          <w:rFonts w:ascii="Times" w:hAnsi="Times"/>
        </w:rPr>
        <w:t>reetings</w:t>
      </w:r>
      <w:r w:rsidR="00C32ECB" w:rsidRPr="00865016">
        <w:rPr>
          <w:rFonts w:ascii="Times" w:hAnsi="Times"/>
        </w:rPr>
        <w:t>,</w:t>
      </w:r>
    </w:p>
    <w:p w14:paraId="3B27D963" w14:textId="77777777" w:rsidR="00681BB0" w:rsidRPr="00865016" w:rsidRDefault="00681BB0" w:rsidP="00773F23">
      <w:pPr>
        <w:tabs>
          <w:tab w:val="left" w:pos="3467"/>
        </w:tabs>
        <w:rPr>
          <w:rFonts w:ascii="Times" w:hAnsi="Times"/>
        </w:rPr>
      </w:pPr>
    </w:p>
    <w:p w14:paraId="03457E82" w14:textId="47DCAED1" w:rsidR="00681BB0" w:rsidRPr="00865016" w:rsidRDefault="00681BB0" w:rsidP="00773F23">
      <w:pPr>
        <w:tabs>
          <w:tab w:val="left" w:pos="3467"/>
        </w:tabs>
        <w:rPr>
          <w:rFonts w:ascii="Times" w:hAnsi="Times"/>
        </w:rPr>
      </w:pPr>
      <w:r w:rsidRPr="00865016">
        <w:rPr>
          <w:rFonts w:ascii="Times" w:hAnsi="Times"/>
        </w:rPr>
        <w:t xml:space="preserve">We thank the reviewer for their thoughtful comments and critical assessment of the proposal. We believe the comments will strengthen the analysis and </w:t>
      </w:r>
      <w:r w:rsidR="00B64BC5" w:rsidRPr="00865016">
        <w:rPr>
          <w:rFonts w:ascii="Times" w:hAnsi="Times"/>
        </w:rPr>
        <w:t xml:space="preserve">eventual </w:t>
      </w:r>
      <w:r w:rsidRPr="00865016">
        <w:rPr>
          <w:rFonts w:ascii="Times" w:hAnsi="Times"/>
        </w:rPr>
        <w:t>manuscript</w:t>
      </w:r>
      <w:r w:rsidR="00865016" w:rsidRPr="00865016">
        <w:rPr>
          <w:rFonts w:ascii="Times" w:hAnsi="Times"/>
        </w:rPr>
        <w:t xml:space="preserve">. </w:t>
      </w:r>
      <w:r w:rsidRPr="00865016">
        <w:rPr>
          <w:rFonts w:ascii="Times" w:hAnsi="Times"/>
        </w:rPr>
        <w:t>In the following, we address the concerns point by point.</w:t>
      </w:r>
      <w:r w:rsidR="00865016" w:rsidRPr="00865016">
        <w:rPr>
          <w:rFonts w:ascii="Times" w:hAnsi="Times"/>
        </w:rPr>
        <w:t xml:space="preserve"> </w:t>
      </w:r>
    </w:p>
    <w:p w14:paraId="6867AC07" w14:textId="11FAF14E" w:rsidR="00681BB0" w:rsidRPr="00865016" w:rsidRDefault="00681BB0" w:rsidP="00773F23">
      <w:pPr>
        <w:tabs>
          <w:tab w:val="left" w:pos="3467"/>
        </w:tabs>
        <w:rPr>
          <w:rFonts w:ascii="Times" w:hAnsi="Times"/>
        </w:rPr>
      </w:pPr>
      <w:commentRangeStart w:id="0"/>
    </w:p>
    <w:p w14:paraId="630809E9" w14:textId="7C318C46" w:rsidR="00C32ECB" w:rsidRPr="00865016" w:rsidRDefault="00C32ECB" w:rsidP="00773F23">
      <w:pPr>
        <w:tabs>
          <w:tab w:val="left" w:pos="3467"/>
        </w:tabs>
        <w:rPr>
          <w:rFonts w:ascii="Times" w:hAnsi="Times"/>
          <w:b/>
          <w:bCs/>
          <w:u w:val="single"/>
        </w:rPr>
      </w:pPr>
      <w:r w:rsidRPr="00865016">
        <w:rPr>
          <w:rFonts w:ascii="Times" w:hAnsi="Times"/>
          <w:b/>
          <w:bCs/>
          <w:u w:val="single"/>
        </w:rPr>
        <w:t>MAJOR COMMENTS</w:t>
      </w:r>
      <w:commentRangeEnd w:id="0"/>
      <w:r w:rsidR="00E86C10">
        <w:rPr>
          <w:rStyle w:val="CommentReference"/>
          <w:rFonts w:ascii="Arial" w:eastAsia="Arial" w:hAnsi="Arial" w:cs="Arial"/>
          <w:lang w:bidi="en-US"/>
        </w:rPr>
        <w:commentReference w:id="0"/>
      </w:r>
    </w:p>
    <w:p w14:paraId="6E804DE3" w14:textId="35D32758" w:rsidR="00C32ECB" w:rsidRPr="00201DFD" w:rsidRDefault="00B64BC5" w:rsidP="00773F23">
      <w:pPr>
        <w:pStyle w:val="BodyText3"/>
        <w:widowControl/>
        <w:autoSpaceDE/>
        <w:autoSpaceDN/>
        <w:spacing w:after="0"/>
        <w:ind w:right="76"/>
        <w:rPr>
          <w:rFonts w:ascii="Times" w:hAnsi="Times" w:cs="Times New Roman"/>
          <w:sz w:val="24"/>
          <w:szCs w:val="24"/>
        </w:rPr>
      </w:pPr>
      <w:r w:rsidRPr="00201DFD">
        <w:rPr>
          <w:rFonts w:ascii="Times" w:hAnsi="Times" w:cs="Times New Roman"/>
          <w:b/>
          <w:bCs/>
          <w:sz w:val="24"/>
          <w:szCs w:val="24"/>
        </w:rPr>
        <w:t>REVIEWER COMMENT 1:</w:t>
      </w:r>
      <w:r w:rsidRPr="00201DFD">
        <w:rPr>
          <w:rFonts w:ascii="Times" w:hAnsi="Times" w:cs="Times New Roman"/>
          <w:sz w:val="24"/>
          <w:szCs w:val="24"/>
        </w:rPr>
        <w:t xml:space="preserve"> </w:t>
      </w:r>
      <w:r w:rsidR="00C32ECB" w:rsidRPr="00201DFD">
        <w:rPr>
          <w:rFonts w:ascii="Times" w:hAnsi="Times" w:cs="Times New Roman"/>
          <w:sz w:val="24"/>
          <w:szCs w:val="24"/>
        </w:rPr>
        <w:t xml:space="preserve">The author is proposing to measure the cost-effectiveness of (1) the NIRUDAK model compared to the standard WHO algorithm, and (2) the DHAKA model compared to the standard WHO algorithm. It is not clear how incremental effectiveness will be measured for either of these comparisons. </w:t>
      </w:r>
    </w:p>
    <w:p w14:paraId="4B38F533" w14:textId="77777777" w:rsidR="00C32ECB" w:rsidRPr="00201DFD" w:rsidRDefault="00C32ECB" w:rsidP="00773F23">
      <w:pPr>
        <w:pStyle w:val="BodyText3"/>
        <w:spacing w:after="0"/>
        <w:ind w:left="720" w:right="76"/>
        <w:rPr>
          <w:rFonts w:ascii="Times" w:hAnsi="Times" w:cs="Times New Roman"/>
          <w:sz w:val="24"/>
          <w:szCs w:val="24"/>
        </w:rPr>
      </w:pPr>
      <w:commentRangeStart w:id="1"/>
    </w:p>
    <w:p w14:paraId="3920C3B5" w14:textId="78E43871" w:rsidR="00E111E9" w:rsidRDefault="008C0639" w:rsidP="00773F23">
      <w:pPr>
        <w:pStyle w:val="BodyText3"/>
        <w:spacing w:after="0"/>
        <w:ind w:right="76"/>
        <w:rPr>
          <w:ins w:id="2" w:author="Popp, Jonah" w:date="2022-06-17T00:57:00Z"/>
          <w:rFonts w:ascii="Times" w:hAnsi="Times" w:cs="Times New Roman"/>
          <w:sz w:val="24"/>
          <w:szCs w:val="24"/>
        </w:rPr>
      </w:pPr>
      <w:ins w:id="3" w:author="Popp, Jonah" w:date="2022-06-17T00:48:00Z">
        <w:r>
          <w:rPr>
            <w:rFonts w:ascii="Times" w:hAnsi="Times" w:cs="Times New Roman"/>
            <w:sz w:val="24"/>
            <w:szCs w:val="24"/>
          </w:rPr>
          <w:t>I</w:t>
        </w:r>
      </w:ins>
      <w:ins w:id="4" w:author="Popp, Jonah" w:date="2022-06-17T00:44:00Z">
        <w:r w:rsidR="00CE5B5D">
          <w:rPr>
            <w:rFonts w:ascii="Times" w:hAnsi="Times" w:cs="Times New Roman"/>
            <w:sz w:val="24"/>
            <w:szCs w:val="24"/>
          </w:rPr>
          <w:t xml:space="preserve"> </w:t>
        </w:r>
      </w:ins>
      <w:ins w:id="5" w:author="Popp, Jonah" w:date="2022-06-17T00:45:00Z">
        <w:r w:rsidR="00CE5B5D">
          <w:rPr>
            <w:rFonts w:ascii="Times" w:hAnsi="Times" w:cs="Times New Roman"/>
            <w:sz w:val="24"/>
            <w:szCs w:val="24"/>
          </w:rPr>
          <w:t xml:space="preserve">will use two short-term measures of effectiveness: (1) the proportion of patients with severe dehydration detected by a given </w:t>
        </w:r>
      </w:ins>
      <w:ins w:id="6" w:author="Popp, Jonah" w:date="2022-06-17T01:10:00Z">
        <w:r w:rsidR="00453449">
          <w:rPr>
            <w:rFonts w:ascii="Times" w:hAnsi="Times" w:cs="Times New Roman"/>
            <w:sz w:val="24"/>
            <w:szCs w:val="24"/>
          </w:rPr>
          <w:t>triage</w:t>
        </w:r>
      </w:ins>
      <w:ins w:id="7" w:author="Popp, Jonah" w:date="2022-06-17T00:45:00Z">
        <w:r w:rsidR="00CE5B5D">
          <w:rPr>
            <w:rFonts w:ascii="Times" w:hAnsi="Times" w:cs="Times New Roman"/>
            <w:sz w:val="24"/>
            <w:szCs w:val="24"/>
          </w:rPr>
          <w:t xml:space="preserve"> strategy and (</w:t>
        </w:r>
      </w:ins>
      <w:ins w:id="8" w:author="Popp, Jonah" w:date="2022-06-17T00:46:00Z">
        <w:r w:rsidR="00CE5B5D">
          <w:rPr>
            <w:rFonts w:ascii="Times" w:hAnsi="Times" w:cs="Times New Roman"/>
            <w:sz w:val="24"/>
            <w:szCs w:val="24"/>
          </w:rPr>
          <w:t xml:space="preserve">2) </w:t>
        </w:r>
      </w:ins>
      <w:ins w:id="9" w:author="Popp, Jonah" w:date="2022-06-17T00:47:00Z">
        <w:r w:rsidR="00CE5B5D">
          <w:rPr>
            <w:rFonts w:ascii="Times" w:hAnsi="Times" w:cs="Times New Roman"/>
            <w:sz w:val="24"/>
            <w:szCs w:val="24"/>
          </w:rPr>
          <w:t>the proportion of patients</w:t>
        </w:r>
      </w:ins>
      <w:ins w:id="10" w:author="Popp, Jonah" w:date="2022-06-17T00:52:00Z">
        <w:r w:rsidR="001351C8">
          <w:rPr>
            <w:rFonts w:ascii="Times" w:hAnsi="Times" w:cs="Times New Roman"/>
            <w:sz w:val="24"/>
            <w:szCs w:val="24"/>
          </w:rPr>
          <w:t xml:space="preserve"> treated correctly, i.e.,</w:t>
        </w:r>
      </w:ins>
      <w:ins w:id="11" w:author="Popp, Jonah" w:date="2022-06-17T00:47:00Z">
        <w:r w:rsidR="00CE5B5D">
          <w:rPr>
            <w:rFonts w:ascii="Times" w:hAnsi="Times" w:cs="Times New Roman"/>
            <w:sz w:val="24"/>
            <w:szCs w:val="24"/>
          </w:rPr>
          <w:t xml:space="preserve"> </w:t>
        </w:r>
      </w:ins>
      <w:ins w:id="12" w:author="Popp, Jonah" w:date="2022-06-17T00:52:00Z">
        <w:r>
          <w:rPr>
            <w:rFonts w:ascii="Times" w:hAnsi="Times" w:cs="Times New Roman"/>
            <w:sz w:val="24"/>
            <w:szCs w:val="24"/>
          </w:rPr>
          <w:t xml:space="preserve">not </w:t>
        </w:r>
      </w:ins>
      <w:ins w:id="13" w:author="Popp, Jonah" w:date="2022-06-17T00:47:00Z">
        <w:r w:rsidR="00CE5B5D">
          <w:rPr>
            <w:rFonts w:ascii="Times" w:hAnsi="Times" w:cs="Times New Roman"/>
            <w:sz w:val="24"/>
            <w:szCs w:val="24"/>
          </w:rPr>
          <w:t xml:space="preserve">overtreated </w:t>
        </w:r>
      </w:ins>
      <w:ins w:id="14" w:author="Popp, Jonah" w:date="2022-06-17T00:52:00Z">
        <w:r>
          <w:rPr>
            <w:rFonts w:ascii="Times" w:hAnsi="Times" w:cs="Times New Roman"/>
            <w:sz w:val="24"/>
            <w:szCs w:val="24"/>
          </w:rPr>
          <w:t>or</w:t>
        </w:r>
      </w:ins>
      <w:ins w:id="15" w:author="Popp, Jonah" w:date="2022-06-17T00:47:00Z">
        <w:r w:rsidR="00CE5B5D">
          <w:rPr>
            <w:rFonts w:ascii="Times" w:hAnsi="Times" w:cs="Times New Roman"/>
            <w:sz w:val="24"/>
            <w:szCs w:val="24"/>
          </w:rPr>
          <w:t xml:space="preserve"> undertreated</w:t>
        </w:r>
      </w:ins>
      <w:ins w:id="16" w:author="Popp, Jonah" w:date="2022-06-17T00:48:00Z">
        <w:r>
          <w:rPr>
            <w:rFonts w:ascii="Times" w:hAnsi="Times" w:cs="Times New Roman"/>
            <w:sz w:val="24"/>
            <w:szCs w:val="24"/>
          </w:rPr>
          <w:t xml:space="preserve">. </w:t>
        </w:r>
      </w:ins>
      <w:commentRangeEnd w:id="1"/>
      <w:ins w:id="17" w:author="Popp, Jonah" w:date="2022-06-17T01:09:00Z">
        <w:r w:rsidR="00453449">
          <w:rPr>
            <w:rStyle w:val="CommentReference"/>
          </w:rPr>
          <w:commentReference w:id="1"/>
        </w:r>
      </w:ins>
      <w:ins w:id="18" w:author="Popp, Jonah" w:date="2022-06-17T00:54:00Z">
        <w:r w:rsidR="00E111E9">
          <w:rPr>
            <w:rFonts w:ascii="Times" w:hAnsi="Times" w:cs="Times New Roman"/>
            <w:sz w:val="24"/>
            <w:szCs w:val="24"/>
          </w:rPr>
          <w:t>However, we will also use evidence from the literature</w:t>
        </w:r>
      </w:ins>
      <w:ins w:id="19" w:author="Popp, Jonah" w:date="2022-06-17T00:55:00Z">
        <w:r w:rsidR="00E111E9">
          <w:rPr>
            <w:rFonts w:ascii="Times" w:hAnsi="Times" w:cs="Times New Roman"/>
            <w:sz w:val="24"/>
            <w:szCs w:val="24"/>
          </w:rPr>
          <w:t xml:space="preserve"> to</w:t>
        </w:r>
      </w:ins>
      <w:ins w:id="20" w:author="Popp, Jonah" w:date="2022-06-17T00:56:00Z">
        <w:r w:rsidR="00E111E9">
          <w:rPr>
            <w:rFonts w:ascii="Times" w:hAnsi="Times" w:cs="Times New Roman"/>
            <w:sz w:val="24"/>
            <w:szCs w:val="24"/>
          </w:rPr>
          <w:t xml:space="preserve"> translate short-term effectiveness into Disability Adjusted Life Years (DALYs). </w:t>
        </w:r>
        <w:proofErr w:type="gramStart"/>
        <w:r w:rsidR="00E111E9">
          <w:rPr>
            <w:rFonts w:ascii="Times" w:hAnsi="Times" w:cs="Times New Roman"/>
            <w:sz w:val="24"/>
            <w:szCs w:val="24"/>
          </w:rPr>
          <w:t xml:space="preserve">In particular, </w:t>
        </w:r>
      </w:ins>
      <w:ins w:id="21" w:author="Popp, Jonah" w:date="2022-06-17T00:58:00Z">
        <w:r w:rsidR="00232587">
          <w:rPr>
            <w:rFonts w:ascii="Times" w:hAnsi="Times" w:cs="Times New Roman"/>
            <w:sz w:val="24"/>
            <w:szCs w:val="24"/>
          </w:rPr>
          <w:t>each</w:t>
        </w:r>
        <w:proofErr w:type="gramEnd"/>
        <w:r w:rsidR="00232587">
          <w:rPr>
            <w:rFonts w:ascii="Times" w:hAnsi="Times" w:cs="Times New Roman"/>
            <w:sz w:val="24"/>
            <w:szCs w:val="24"/>
          </w:rPr>
          <w:t xml:space="preserve"> patient </w:t>
        </w:r>
      </w:ins>
      <w:ins w:id="22" w:author="Popp, Jonah" w:date="2022-06-17T00:59:00Z">
        <w:r w:rsidR="00232587">
          <w:rPr>
            <w:rFonts w:ascii="Times" w:hAnsi="Times" w:cs="Times New Roman"/>
            <w:sz w:val="24"/>
            <w:szCs w:val="24"/>
          </w:rPr>
          <w:t>has both a predicted dehydration level</w:t>
        </w:r>
      </w:ins>
      <w:ins w:id="23" w:author="Popp, Jonah" w:date="2022-06-17T01:00:00Z">
        <w:r w:rsidR="00232587">
          <w:rPr>
            <w:rFonts w:ascii="Times" w:hAnsi="Times" w:cs="Times New Roman"/>
            <w:sz w:val="24"/>
            <w:szCs w:val="24"/>
          </w:rPr>
          <w:t xml:space="preserve"> </w:t>
        </w:r>
      </w:ins>
      <w:ins w:id="24" w:author="Popp, Jonah" w:date="2022-06-17T01:02:00Z">
        <w:r w:rsidR="00232587">
          <w:rPr>
            <w:rFonts w:ascii="Times" w:hAnsi="Times" w:cs="Times New Roman"/>
            <w:sz w:val="24"/>
            <w:szCs w:val="24"/>
          </w:rPr>
          <w:t xml:space="preserve">– no, some, or severe – for each </w:t>
        </w:r>
      </w:ins>
      <w:ins w:id="25" w:author="Popp, Jonah" w:date="2022-06-17T01:11:00Z">
        <w:r w:rsidR="00453449">
          <w:rPr>
            <w:rFonts w:ascii="Times" w:hAnsi="Times" w:cs="Times New Roman"/>
            <w:sz w:val="24"/>
            <w:szCs w:val="24"/>
          </w:rPr>
          <w:t>triage strategy</w:t>
        </w:r>
        <w:r w:rsidR="00803B14">
          <w:rPr>
            <w:rFonts w:ascii="Times" w:hAnsi="Times" w:cs="Times New Roman"/>
            <w:sz w:val="24"/>
            <w:szCs w:val="24"/>
          </w:rPr>
          <w:t xml:space="preserve"> (e.g., prediction model or actual care)</w:t>
        </w:r>
      </w:ins>
      <w:ins w:id="26" w:author="Popp, Jonah" w:date="2022-06-17T01:00:00Z">
        <w:r w:rsidR="00232587">
          <w:rPr>
            <w:rFonts w:ascii="Times" w:hAnsi="Times" w:cs="Times New Roman"/>
            <w:sz w:val="24"/>
            <w:szCs w:val="24"/>
          </w:rPr>
          <w:t xml:space="preserve"> and an observed dehydration level </w:t>
        </w:r>
      </w:ins>
      <w:ins w:id="27" w:author="Popp, Jonah" w:date="2022-06-17T01:02:00Z">
        <w:r w:rsidR="00232587">
          <w:rPr>
            <w:rFonts w:ascii="Times" w:hAnsi="Times" w:cs="Times New Roman"/>
            <w:sz w:val="24"/>
            <w:szCs w:val="24"/>
          </w:rPr>
          <w:t>– derived from established</w:t>
        </w:r>
      </w:ins>
      <w:ins w:id="28" w:author="Popp, Jonah" w:date="2022-06-17T01:11:00Z">
        <w:r w:rsidR="00803B14">
          <w:rPr>
            <w:rFonts w:ascii="Times" w:hAnsi="Times" w:cs="Times New Roman"/>
            <w:sz w:val="24"/>
            <w:szCs w:val="24"/>
          </w:rPr>
          <w:t xml:space="preserve"> (gold</w:t>
        </w:r>
        <w:r w:rsidR="00CE0FBB">
          <w:rPr>
            <w:rFonts w:ascii="Times" w:hAnsi="Times" w:cs="Times New Roman"/>
            <w:sz w:val="24"/>
            <w:szCs w:val="24"/>
          </w:rPr>
          <w:t xml:space="preserve"> </w:t>
        </w:r>
        <w:r w:rsidR="00803B14">
          <w:rPr>
            <w:rFonts w:ascii="Times" w:hAnsi="Times" w:cs="Times New Roman"/>
            <w:sz w:val="24"/>
            <w:szCs w:val="24"/>
          </w:rPr>
          <w:t>standard)</w:t>
        </w:r>
      </w:ins>
      <w:ins w:id="29" w:author="Popp, Jonah" w:date="2022-06-17T01:02:00Z">
        <w:r w:rsidR="00232587">
          <w:rPr>
            <w:rFonts w:ascii="Times" w:hAnsi="Times" w:cs="Times New Roman"/>
            <w:sz w:val="24"/>
            <w:szCs w:val="24"/>
          </w:rPr>
          <w:t xml:space="preserve"> methods based on </w:t>
        </w:r>
      </w:ins>
      <w:ins w:id="30" w:author="Popp, Jonah" w:date="2022-06-17T01:03:00Z">
        <w:r w:rsidR="00232587">
          <w:rPr>
            <w:rFonts w:ascii="Times" w:hAnsi="Times" w:cs="Times New Roman"/>
            <w:sz w:val="24"/>
            <w:szCs w:val="24"/>
          </w:rPr>
          <w:t xml:space="preserve">post-treatment </w:t>
        </w:r>
      </w:ins>
      <w:ins w:id="31" w:author="Popp, Jonah" w:date="2022-06-17T01:02:00Z">
        <w:r w:rsidR="00232587">
          <w:rPr>
            <w:rFonts w:ascii="Times" w:hAnsi="Times" w:cs="Times New Roman"/>
            <w:sz w:val="24"/>
            <w:szCs w:val="24"/>
          </w:rPr>
          <w:t>weight chang</w:t>
        </w:r>
      </w:ins>
      <w:ins w:id="32" w:author="Popp, Jonah" w:date="2022-06-17T01:03:00Z">
        <w:r w:rsidR="00232587">
          <w:rPr>
            <w:rFonts w:ascii="Times" w:hAnsi="Times" w:cs="Times New Roman"/>
            <w:sz w:val="24"/>
            <w:szCs w:val="24"/>
          </w:rPr>
          <w:t>e.</w:t>
        </w:r>
      </w:ins>
      <w:ins w:id="33" w:author="Popp, Jonah" w:date="2022-06-17T01:05:00Z">
        <w:r w:rsidR="00BD4161">
          <w:rPr>
            <w:rFonts w:ascii="Times" w:hAnsi="Times" w:cs="Times New Roman"/>
            <w:sz w:val="24"/>
            <w:szCs w:val="24"/>
          </w:rPr>
          <w:t xml:space="preserve"> </w:t>
        </w:r>
      </w:ins>
      <w:ins w:id="34" w:author="Popp, Jonah" w:date="2022-06-17T01:06:00Z">
        <w:r w:rsidR="00BD4161">
          <w:rPr>
            <w:rFonts w:ascii="Times" w:hAnsi="Times" w:cs="Times New Roman"/>
            <w:sz w:val="24"/>
            <w:szCs w:val="24"/>
          </w:rPr>
          <w:t>Because</w:t>
        </w:r>
        <w:commentRangeStart w:id="35"/>
        <w:r w:rsidR="00BD4161">
          <w:rPr>
            <w:rFonts w:ascii="Times" w:hAnsi="Times" w:cs="Times New Roman"/>
            <w:sz w:val="24"/>
            <w:szCs w:val="24"/>
          </w:rPr>
          <w:t xml:space="preserve"> </w:t>
        </w:r>
      </w:ins>
      <w:ins w:id="36" w:author="Popp, Jonah" w:date="2022-06-17T01:07:00Z">
        <w:r w:rsidR="00BD4161">
          <w:rPr>
            <w:rFonts w:ascii="Times" w:hAnsi="Times" w:cs="Times New Roman"/>
            <w:sz w:val="24"/>
            <w:szCs w:val="24"/>
          </w:rPr>
          <w:t xml:space="preserve">there are </w:t>
        </w:r>
      </w:ins>
      <w:ins w:id="37" w:author="Popp, Jonah" w:date="2022-06-17T01:06:00Z">
        <w:r w:rsidR="00BD4161">
          <w:rPr>
            <w:rFonts w:ascii="Times" w:hAnsi="Times" w:cs="Times New Roman"/>
            <w:sz w:val="24"/>
            <w:szCs w:val="24"/>
          </w:rPr>
          <w:t>guidelines</w:t>
        </w:r>
      </w:ins>
      <w:ins w:id="38" w:author="Popp, Jonah" w:date="2022-06-17T01:05:00Z">
        <w:r w:rsidR="00BD4161">
          <w:rPr>
            <w:rFonts w:ascii="Times" w:hAnsi="Times" w:cs="Times New Roman"/>
            <w:sz w:val="24"/>
            <w:szCs w:val="24"/>
          </w:rPr>
          <w:t xml:space="preserve"> </w:t>
        </w:r>
      </w:ins>
      <w:commentRangeEnd w:id="35"/>
      <w:ins w:id="39" w:author="Popp, Jonah" w:date="2022-06-17T01:07:00Z">
        <w:r w:rsidR="00BD4161">
          <w:rPr>
            <w:rFonts w:ascii="Times" w:hAnsi="Times" w:cs="Times New Roman"/>
            <w:sz w:val="24"/>
            <w:szCs w:val="24"/>
          </w:rPr>
          <w:t>for how a patient should be treated based on their dehydration level, each patient can then be class</w:t>
        </w:r>
      </w:ins>
      <w:ins w:id="40" w:author="Popp, Jonah" w:date="2022-06-17T01:08:00Z">
        <w:r w:rsidR="00BD4161">
          <w:rPr>
            <w:rFonts w:ascii="Times" w:hAnsi="Times" w:cs="Times New Roman"/>
            <w:sz w:val="24"/>
            <w:szCs w:val="24"/>
          </w:rPr>
          <w:t xml:space="preserve">ified as undertreated, appropriately treated, or overtreated for </w:t>
        </w:r>
        <w:r w:rsidR="00453449">
          <w:rPr>
            <w:rFonts w:ascii="Times" w:hAnsi="Times" w:cs="Times New Roman"/>
            <w:sz w:val="24"/>
            <w:szCs w:val="24"/>
          </w:rPr>
          <w:t xml:space="preserve">each </w:t>
        </w:r>
      </w:ins>
      <w:ins w:id="41" w:author="Popp, Jonah" w:date="2022-06-17T01:12:00Z">
        <w:r w:rsidR="00CE0FBB">
          <w:rPr>
            <w:rFonts w:ascii="Times" w:hAnsi="Times" w:cs="Times New Roman"/>
            <w:sz w:val="24"/>
            <w:szCs w:val="24"/>
          </w:rPr>
          <w:t>triage</w:t>
        </w:r>
      </w:ins>
      <w:ins w:id="42" w:author="Popp, Jonah" w:date="2022-06-17T01:08:00Z">
        <w:r w:rsidR="00453449">
          <w:rPr>
            <w:rFonts w:ascii="Times" w:hAnsi="Times" w:cs="Times New Roman"/>
            <w:sz w:val="24"/>
            <w:szCs w:val="24"/>
          </w:rPr>
          <w:t xml:space="preserve"> strategy. For example, if a patient</w:t>
        </w:r>
      </w:ins>
      <w:ins w:id="43" w:author="Popp, Jonah" w:date="2022-06-17T01:10:00Z">
        <w:r w:rsidR="00453449">
          <w:rPr>
            <w:rFonts w:ascii="Times" w:hAnsi="Times" w:cs="Times New Roman"/>
            <w:sz w:val="24"/>
            <w:szCs w:val="24"/>
          </w:rPr>
          <w:t xml:space="preserve"> would have been </w:t>
        </w:r>
      </w:ins>
      <w:ins w:id="44" w:author="Popp, Jonah" w:date="2022-06-17T01:06:00Z">
        <w:r w:rsidR="00BD4161">
          <w:rPr>
            <w:rStyle w:val="CommentReference"/>
          </w:rPr>
          <w:commentReference w:id="35"/>
        </w:r>
      </w:ins>
      <w:ins w:id="45" w:author="Popp, Jonah" w:date="2022-06-17T01:09:00Z">
        <w:r w:rsidR="00453449">
          <w:rPr>
            <w:rFonts w:ascii="Times" w:hAnsi="Times" w:cs="Times New Roman"/>
            <w:sz w:val="24"/>
            <w:szCs w:val="24"/>
          </w:rPr>
          <w:t xml:space="preserve">given intravenous </w:t>
        </w:r>
      </w:ins>
      <w:ins w:id="46" w:author="Popp, Jonah" w:date="2022-06-17T01:10:00Z">
        <w:r w:rsidR="00453449">
          <w:rPr>
            <w:rFonts w:ascii="Times" w:hAnsi="Times" w:cs="Times New Roman"/>
            <w:sz w:val="24"/>
            <w:szCs w:val="24"/>
          </w:rPr>
          <w:t xml:space="preserve">fluid treatment </w:t>
        </w:r>
      </w:ins>
      <w:ins w:id="47" w:author="Popp, Jonah" w:date="2022-06-17T01:12:00Z">
        <w:r w:rsidR="00334AED">
          <w:rPr>
            <w:rFonts w:ascii="Times" w:hAnsi="Times" w:cs="Times New Roman"/>
            <w:sz w:val="24"/>
            <w:szCs w:val="24"/>
          </w:rPr>
          <w:t>b</w:t>
        </w:r>
      </w:ins>
      <w:ins w:id="48" w:author="Popp, Jonah" w:date="2022-06-17T01:10:00Z">
        <w:r w:rsidR="00453449">
          <w:rPr>
            <w:rFonts w:ascii="Times" w:hAnsi="Times" w:cs="Times New Roman"/>
            <w:sz w:val="24"/>
            <w:szCs w:val="24"/>
          </w:rPr>
          <w:t xml:space="preserve">ased on the predicted dehydration </w:t>
        </w:r>
      </w:ins>
      <w:ins w:id="49" w:author="Popp, Jonah" w:date="2022-06-17T01:12:00Z">
        <w:r w:rsidR="00334AED">
          <w:rPr>
            <w:rFonts w:ascii="Times" w:hAnsi="Times" w:cs="Times New Roman"/>
            <w:sz w:val="24"/>
            <w:szCs w:val="24"/>
          </w:rPr>
          <w:t>level</w:t>
        </w:r>
      </w:ins>
      <w:ins w:id="50" w:author="Popp, Jonah" w:date="2022-06-17T01:10:00Z">
        <w:r w:rsidR="00453449">
          <w:rPr>
            <w:rFonts w:ascii="Times" w:hAnsi="Times" w:cs="Times New Roman"/>
            <w:sz w:val="24"/>
            <w:szCs w:val="24"/>
          </w:rPr>
          <w:t xml:space="preserve"> but </w:t>
        </w:r>
        <w:proofErr w:type="gramStart"/>
        <w:r w:rsidR="00453449">
          <w:rPr>
            <w:rFonts w:ascii="Times" w:hAnsi="Times" w:cs="Times New Roman"/>
            <w:sz w:val="24"/>
            <w:szCs w:val="24"/>
          </w:rPr>
          <w:t>actually had</w:t>
        </w:r>
        <w:proofErr w:type="gramEnd"/>
        <w:r w:rsidR="00453449">
          <w:rPr>
            <w:rFonts w:ascii="Times" w:hAnsi="Times" w:cs="Times New Roman"/>
            <w:sz w:val="24"/>
            <w:szCs w:val="24"/>
          </w:rPr>
          <w:t xml:space="preserve"> little to no dehydration, </w:t>
        </w:r>
      </w:ins>
      <w:ins w:id="51" w:author="Popp, Jonah" w:date="2022-06-17T01:12:00Z">
        <w:r w:rsidR="00334AED">
          <w:rPr>
            <w:rFonts w:ascii="Times" w:hAnsi="Times" w:cs="Times New Roman"/>
            <w:sz w:val="24"/>
            <w:szCs w:val="24"/>
          </w:rPr>
          <w:t xml:space="preserve">this would entail the patient would </w:t>
        </w:r>
      </w:ins>
      <w:ins w:id="52" w:author="Popp, Jonah" w:date="2022-06-17T01:13:00Z">
        <w:r w:rsidR="00334AED">
          <w:rPr>
            <w:rFonts w:ascii="Times" w:hAnsi="Times" w:cs="Times New Roman"/>
            <w:sz w:val="24"/>
            <w:szCs w:val="24"/>
          </w:rPr>
          <w:t xml:space="preserve">have been overtreated with a given strategy. </w:t>
        </w:r>
      </w:ins>
      <w:ins w:id="53" w:author="Popp, Jonah" w:date="2022-06-17T01:14:00Z">
        <w:r w:rsidR="00EC4D8A">
          <w:rPr>
            <w:rFonts w:ascii="Times" w:hAnsi="Times" w:cs="Times New Roman"/>
            <w:sz w:val="24"/>
            <w:szCs w:val="24"/>
          </w:rPr>
          <w:t>We will use</w:t>
        </w:r>
      </w:ins>
      <w:ins w:id="54" w:author="Popp, Jonah" w:date="2022-06-17T01:19:00Z">
        <w:r w:rsidR="00FD3311">
          <w:rPr>
            <w:rFonts w:ascii="Times" w:hAnsi="Times" w:cs="Times New Roman"/>
            <w:sz w:val="24"/>
            <w:szCs w:val="24"/>
          </w:rPr>
          <w:t xml:space="preserve"> </w:t>
        </w:r>
      </w:ins>
      <w:ins w:id="55" w:author="Popp, Jonah" w:date="2022-06-17T01:14:00Z">
        <w:r w:rsidR="00EC4D8A">
          <w:rPr>
            <w:rFonts w:ascii="Times" w:hAnsi="Times" w:cs="Times New Roman"/>
            <w:sz w:val="24"/>
            <w:szCs w:val="24"/>
          </w:rPr>
          <w:t>previous modeling results from the l</w:t>
        </w:r>
      </w:ins>
      <w:ins w:id="56" w:author="Popp, Jonah" w:date="2022-06-17T01:13:00Z">
        <w:r w:rsidR="00EC4D8A">
          <w:rPr>
            <w:rFonts w:ascii="Times" w:hAnsi="Times" w:cs="Times New Roman"/>
            <w:sz w:val="24"/>
            <w:szCs w:val="24"/>
          </w:rPr>
          <w:t>iterature,</w:t>
        </w:r>
      </w:ins>
      <w:ins w:id="57" w:author="Popp, Jonah" w:date="2022-06-17T01:14:00Z">
        <w:r w:rsidR="00EC4D8A">
          <w:rPr>
            <w:rFonts w:ascii="Times" w:hAnsi="Times" w:cs="Times New Roman"/>
            <w:sz w:val="24"/>
            <w:szCs w:val="24"/>
          </w:rPr>
          <w:t xml:space="preserve"> or</w:t>
        </w:r>
      </w:ins>
      <w:ins w:id="58" w:author="Popp, Jonah" w:date="2022-06-17T01:13:00Z">
        <w:r w:rsidR="00EC4D8A">
          <w:rPr>
            <w:rFonts w:ascii="Times" w:hAnsi="Times" w:cs="Times New Roman"/>
            <w:sz w:val="24"/>
            <w:szCs w:val="24"/>
          </w:rPr>
          <w:t xml:space="preserve">, if necessary, </w:t>
        </w:r>
      </w:ins>
      <w:ins w:id="59" w:author="Popp, Jonah" w:date="2022-06-17T01:14:00Z">
        <w:r w:rsidR="00EC4D8A">
          <w:rPr>
            <w:rFonts w:ascii="Times" w:hAnsi="Times" w:cs="Times New Roman"/>
            <w:sz w:val="24"/>
            <w:szCs w:val="24"/>
          </w:rPr>
          <w:t>develop a</w:t>
        </w:r>
      </w:ins>
      <w:ins w:id="60" w:author="Popp, Jonah" w:date="2022-06-17T01:13:00Z">
        <w:r w:rsidR="00EC4D8A">
          <w:rPr>
            <w:rFonts w:ascii="Times" w:hAnsi="Times" w:cs="Times New Roman"/>
            <w:sz w:val="24"/>
            <w:szCs w:val="24"/>
          </w:rPr>
          <w:t xml:space="preserve"> simple decision model (decision tree or Markov model), </w:t>
        </w:r>
      </w:ins>
      <w:ins w:id="61" w:author="Popp, Jonah" w:date="2022-06-17T01:15:00Z">
        <w:r w:rsidR="00EC4D8A">
          <w:rPr>
            <w:rFonts w:ascii="Times" w:hAnsi="Times" w:cs="Times New Roman"/>
            <w:sz w:val="24"/>
            <w:szCs w:val="24"/>
          </w:rPr>
          <w:t xml:space="preserve">to assign each of the 9 possible outcomes from a 3x3 table a DALY. </w:t>
        </w:r>
      </w:ins>
      <w:ins w:id="62" w:author="Popp, Jonah" w:date="2022-06-17T01:20:00Z">
        <w:r w:rsidR="00FD3311">
          <w:rPr>
            <w:rFonts w:ascii="Times" w:hAnsi="Times" w:cs="Times New Roman"/>
            <w:sz w:val="24"/>
            <w:szCs w:val="24"/>
          </w:rPr>
          <w:t xml:space="preserve">The DALY is defined below. </w:t>
        </w:r>
      </w:ins>
      <w:ins w:id="63" w:author="Popp, Jonah" w:date="2022-06-17T01:16:00Z">
        <w:r w:rsidR="00EC4D8A">
          <w:rPr>
            <w:rFonts w:ascii="Times" w:hAnsi="Times" w:cs="Times New Roman"/>
            <w:sz w:val="24"/>
            <w:szCs w:val="24"/>
          </w:rPr>
          <w:t xml:space="preserve">The proportion of patients in </w:t>
        </w:r>
      </w:ins>
      <w:ins w:id="64" w:author="Popp, Jonah" w:date="2022-06-17T01:17:00Z">
        <w:r w:rsidR="00EC4D8A">
          <w:rPr>
            <w:rFonts w:ascii="Times" w:hAnsi="Times" w:cs="Times New Roman"/>
            <w:sz w:val="24"/>
            <w:szCs w:val="24"/>
          </w:rPr>
          <w:t xml:space="preserve">each outcome category </w:t>
        </w:r>
      </w:ins>
      <w:ins w:id="65" w:author="Popp, Jonah" w:date="2022-06-17T01:16:00Z">
        <w:r w:rsidR="00EC4D8A">
          <w:rPr>
            <w:rFonts w:ascii="Times" w:hAnsi="Times" w:cs="Times New Roman"/>
            <w:sz w:val="24"/>
            <w:szCs w:val="24"/>
          </w:rPr>
          <w:t xml:space="preserve">for a given triage strategy will then determine </w:t>
        </w:r>
      </w:ins>
      <w:ins w:id="66" w:author="Popp, Jonah" w:date="2022-06-17T01:17:00Z">
        <w:r w:rsidR="009E5A13">
          <w:rPr>
            <w:rFonts w:ascii="Times" w:hAnsi="Times" w:cs="Times New Roman"/>
            <w:sz w:val="24"/>
            <w:szCs w:val="24"/>
          </w:rPr>
          <w:t>the DALYs associated with tha</w:t>
        </w:r>
      </w:ins>
      <w:ins w:id="67" w:author="Popp, Jonah" w:date="2022-06-17T01:18:00Z">
        <w:r w:rsidR="009E5A13">
          <w:rPr>
            <w:rFonts w:ascii="Times" w:hAnsi="Times" w:cs="Times New Roman"/>
            <w:sz w:val="24"/>
            <w:szCs w:val="24"/>
          </w:rPr>
          <w:t xml:space="preserve">t strategy. </w:t>
        </w:r>
      </w:ins>
      <w:ins w:id="68" w:author="Popp, Jonah" w:date="2022-06-17T01:15:00Z">
        <w:r w:rsidR="00EC4D8A">
          <w:rPr>
            <w:rFonts w:ascii="Times" w:hAnsi="Times" w:cs="Times New Roman"/>
            <w:sz w:val="24"/>
            <w:szCs w:val="24"/>
          </w:rPr>
          <w:t>For both short term effectiveness and DALYs</w:t>
        </w:r>
      </w:ins>
      <w:ins w:id="69" w:author="Popp, Jonah" w:date="2022-06-17T01:16:00Z">
        <w:r w:rsidR="00EC4D8A">
          <w:rPr>
            <w:rFonts w:ascii="Times" w:hAnsi="Times" w:cs="Times New Roman"/>
            <w:sz w:val="24"/>
            <w:szCs w:val="24"/>
          </w:rPr>
          <w:t xml:space="preserve">, </w:t>
        </w:r>
      </w:ins>
      <w:ins w:id="70" w:author="Popp, Jonah" w:date="2022-06-17T01:18:00Z">
        <w:r w:rsidR="00E22564">
          <w:rPr>
            <w:rFonts w:ascii="Times" w:hAnsi="Times" w:cs="Times New Roman"/>
            <w:sz w:val="24"/>
            <w:szCs w:val="24"/>
          </w:rPr>
          <w:t xml:space="preserve">we will calculate incremental effectiveness by taking the difference (in proportions or DALYs) between strategies </w:t>
        </w:r>
      </w:ins>
      <w:ins w:id="71" w:author="Popp, Jonah" w:date="2022-06-17T00:57:00Z">
        <w:r w:rsidR="00E111E9">
          <w:rPr>
            <w:rFonts w:ascii="Times" w:hAnsi="Times" w:cs="Times New Roman"/>
            <w:sz w:val="24"/>
            <w:szCs w:val="24"/>
          </w:rPr>
          <w:t>after arranging the considered strategies from least effective to most effective.</w:t>
        </w:r>
      </w:ins>
    </w:p>
    <w:p w14:paraId="554A7885" w14:textId="73501434" w:rsidR="00CE5B5D" w:rsidRDefault="00CE5B5D" w:rsidP="00773F23">
      <w:pPr>
        <w:pStyle w:val="BodyText3"/>
        <w:spacing w:after="0"/>
        <w:ind w:right="76"/>
        <w:rPr>
          <w:ins w:id="72" w:author="Popp, Jonah" w:date="2022-06-17T00:44:00Z"/>
          <w:rFonts w:ascii="Times" w:hAnsi="Times" w:cs="Times New Roman"/>
          <w:sz w:val="24"/>
          <w:szCs w:val="24"/>
        </w:rPr>
      </w:pPr>
    </w:p>
    <w:p w14:paraId="6323898E" w14:textId="5AE2E756" w:rsidR="00C32ECB" w:rsidRPr="0008413A" w:rsidRDefault="00C32ECB" w:rsidP="00773F23">
      <w:pPr>
        <w:pStyle w:val="BodyText3"/>
        <w:spacing w:after="0"/>
        <w:ind w:right="76"/>
        <w:rPr>
          <w:rFonts w:ascii="Times" w:hAnsi="Times" w:cs="Times New Roman"/>
          <w:sz w:val="24"/>
          <w:szCs w:val="24"/>
        </w:rPr>
      </w:pPr>
      <w:r w:rsidRPr="00201DFD">
        <w:rPr>
          <w:rFonts w:ascii="Times" w:hAnsi="Times" w:cs="Times New Roman"/>
          <w:sz w:val="24"/>
          <w:szCs w:val="24"/>
        </w:rPr>
        <w:t xml:space="preserve">A realistic measure of effectiveness could be the number of patients with severe dehydration who were detected by each model (and started on treatment), based on the performance measure </w:t>
      </w:r>
      <w:r w:rsidRPr="0008413A">
        <w:rPr>
          <w:rFonts w:ascii="Times" w:hAnsi="Times" w:cs="Times New Roman"/>
          <w:sz w:val="24"/>
          <w:szCs w:val="24"/>
        </w:rPr>
        <w:t xml:space="preserve">in the Levin AC et al. 2021 paper for the NIRUDAK model and in the Leven AC et al, 2016 paper for the DHAKA model. </w:t>
      </w:r>
      <w:commentRangeStart w:id="73"/>
      <w:r w:rsidRPr="0008413A">
        <w:rPr>
          <w:rFonts w:ascii="Times" w:hAnsi="Times" w:cs="Times New Roman"/>
          <w:sz w:val="24"/>
          <w:szCs w:val="24"/>
        </w:rPr>
        <w:t>The number of severe dehydration cases detected (and deaths prevented) could then be converted to DALYs following established methods.</w:t>
      </w:r>
      <w:commentRangeEnd w:id="73"/>
      <w:r w:rsidR="009A6E60">
        <w:rPr>
          <w:rStyle w:val="CommentReference"/>
        </w:rPr>
        <w:commentReference w:id="73"/>
      </w:r>
    </w:p>
    <w:p w14:paraId="72341C5F" w14:textId="10602DAD" w:rsidR="00EC33CA" w:rsidRPr="00964B5E" w:rsidRDefault="00773F23" w:rsidP="00773F23">
      <w:pPr>
        <w:pStyle w:val="BodyText3"/>
        <w:spacing w:after="0"/>
        <w:ind w:right="76" w:firstLine="720"/>
        <w:rPr>
          <w:rFonts w:ascii="Times" w:hAnsi="Times" w:cs="Times New Roman"/>
          <w:sz w:val="24"/>
          <w:szCs w:val="24"/>
          <w:highlight w:val="yellow"/>
        </w:rPr>
      </w:pPr>
      <w:r w:rsidRPr="0008413A">
        <w:rPr>
          <w:rFonts w:ascii="Times" w:hAnsi="Times" w:cs="Times New Roman"/>
          <w:b/>
          <w:bCs/>
          <w:sz w:val="24"/>
          <w:szCs w:val="24"/>
        </w:rPr>
        <w:t>REPLY:</w:t>
      </w:r>
      <w:r w:rsidR="00345FF0" w:rsidRPr="0008413A">
        <w:rPr>
          <w:rFonts w:ascii="Times" w:hAnsi="Times" w:cs="Times New Roman"/>
          <w:sz w:val="24"/>
          <w:szCs w:val="24"/>
        </w:rPr>
        <w:t xml:space="preserve"> </w:t>
      </w:r>
    </w:p>
    <w:p w14:paraId="026935D3" w14:textId="24258B40" w:rsidR="00EC33CA" w:rsidRPr="00964B5E" w:rsidRDefault="00EC33CA" w:rsidP="00773F23">
      <w:pPr>
        <w:pStyle w:val="BodyText3"/>
        <w:spacing w:after="0"/>
        <w:ind w:right="76" w:firstLine="720"/>
        <w:rPr>
          <w:rFonts w:ascii="Times" w:hAnsi="Times" w:cs="Times New Roman"/>
          <w:sz w:val="24"/>
          <w:szCs w:val="24"/>
          <w:highlight w:val="yellow"/>
        </w:rPr>
      </w:pPr>
      <m:oMathPara>
        <m:oMath>
          <m:r>
            <w:rPr>
              <w:rFonts w:ascii="Cambria Math" w:hAnsi="Cambria Math" w:cs="Times New Roman"/>
              <w:sz w:val="24"/>
              <w:szCs w:val="24"/>
              <w:highlight w:val="yellow"/>
            </w:rPr>
            <m:t xml:space="preserve">Disability Adjusted Life Year </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DALY</m:t>
              </m:r>
            </m:e>
          </m:d>
          <m:r>
            <w:rPr>
              <w:rFonts w:ascii="Cambria Math" w:hAnsi="Cambria Math" w:cs="Times New Roman"/>
              <w:sz w:val="24"/>
              <w:szCs w:val="24"/>
              <w:highlight w:val="yellow"/>
            </w:rPr>
            <m:t xml:space="preserve">=Years Lost due to Disability </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YLD</m:t>
              </m:r>
            </m:e>
          </m:d>
          <m:r>
            <w:rPr>
              <w:rFonts w:ascii="Cambria Math" w:hAnsi="Cambria Math" w:cs="Times New Roman"/>
              <w:sz w:val="24"/>
              <w:szCs w:val="24"/>
              <w:highlight w:val="yellow"/>
            </w:rPr>
            <m:t xml:space="preserve">+Years of Life Lost (YLL) </m:t>
          </m:r>
        </m:oMath>
      </m:oMathPara>
    </w:p>
    <w:p w14:paraId="50026678" w14:textId="77777777" w:rsidR="009346E5" w:rsidRPr="00964B5E" w:rsidRDefault="009346E5" w:rsidP="00773F23">
      <w:pPr>
        <w:pStyle w:val="BodyText3"/>
        <w:spacing w:after="0"/>
        <w:ind w:right="76" w:firstLine="720"/>
        <w:rPr>
          <w:rFonts w:ascii="Times" w:hAnsi="Times" w:cs="Times New Roman"/>
          <w:sz w:val="24"/>
          <w:szCs w:val="24"/>
          <w:highlight w:val="yellow"/>
        </w:rPr>
      </w:pPr>
    </w:p>
    <w:p w14:paraId="32E3D45F" w14:textId="7B09F861" w:rsidR="00D4765F" w:rsidRPr="00964B5E" w:rsidRDefault="00EC33CA" w:rsidP="00D4765F">
      <w:pPr>
        <w:pStyle w:val="ListParagraph"/>
        <w:numPr>
          <w:ilvl w:val="0"/>
          <w:numId w:val="6"/>
        </w:numPr>
        <w:rPr>
          <w:rFonts w:ascii="Times" w:eastAsia="Times New Roman" w:hAnsi="Times" w:cs="Times New Roman"/>
          <w:sz w:val="24"/>
          <w:szCs w:val="24"/>
          <w:highlight w:val="yellow"/>
        </w:rPr>
      </w:pPr>
      <w:r w:rsidRPr="00964B5E">
        <w:rPr>
          <w:rFonts w:ascii="Times" w:hAnsi="Times" w:cs="Times New Roman"/>
          <w:sz w:val="24"/>
          <w:szCs w:val="24"/>
          <w:highlight w:val="yellow"/>
        </w:rPr>
        <w:t xml:space="preserve">YLL: </w:t>
      </w:r>
      <w:r w:rsidR="0008413A" w:rsidRPr="00964B5E">
        <w:rPr>
          <w:rFonts w:ascii="Times" w:hAnsi="Times" w:cs="Times New Roman"/>
          <w:sz w:val="24"/>
          <w:szCs w:val="24"/>
          <w:highlight w:val="yellow"/>
        </w:rPr>
        <w:t>As the reviewer suggests, we could measure effectiveness as the number of patients with severe dehydration who were detected by each model</w:t>
      </w:r>
      <w:r w:rsidR="00E27CAE" w:rsidRPr="00964B5E">
        <w:rPr>
          <w:rFonts w:ascii="Times" w:hAnsi="Times" w:cs="Times New Roman"/>
          <w:sz w:val="24"/>
          <w:szCs w:val="24"/>
          <w:highlight w:val="yellow"/>
        </w:rPr>
        <w:t xml:space="preserve"> — </w:t>
      </w:r>
      <w:r w:rsidR="0008413A" w:rsidRPr="00964B5E">
        <w:rPr>
          <w:rFonts w:ascii="Times" w:hAnsi="Times" w:cs="Times New Roman"/>
          <w:sz w:val="24"/>
          <w:szCs w:val="24"/>
          <w:highlight w:val="yellow"/>
        </w:rPr>
        <w:t>in other words</w:t>
      </w:r>
      <w:r w:rsidR="00E27CAE" w:rsidRPr="00964B5E">
        <w:rPr>
          <w:rFonts w:ascii="Times" w:hAnsi="Times" w:cs="Times New Roman"/>
          <w:sz w:val="24"/>
          <w:szCs w:val="24"/>
          <w:highlight w:val="yellow"/>
        </w:rPr>
        <w:t>,</w:t>
      </w:r>
      <w:r w:rsidR="0008413A" w:rsidRPr="00964B5E">
        <w:rPr>
          <w:rFonts w:ascii="Times" w:hAnsi="Times" w:cs="Times New Roman"/>
          <w:sz w:val="24"/>
          <w:szCs w:val="24"/>
          <w:highlight w:val="yellow"/>
        </w:rPr>
        <w:t xml:space="preserve"> the sensitivity of each model.</w:t>
      </w:r>
      <w:r w:rsidR="0008413A" w:rsidRPr="00964B5E">
        <w:rPr>
          <w:rFonts w:ascii="Times" w:eastAsia="Times New Roman" w:hAnsi="Times"/>
          <w:color w:val="222222"/>
          <w:sz w:val="24"/>
          <w:szCs w:val="24"/>
          <w:highlight w:val="yellow"/>
          <w:shd w:val="clear" w:color="auto" w:fill="FFFFFF"/>
        </w:rPr>
        <w:t xml:space="preserve"> </w:t>
      </w:r>
      <w:commentRangeStart w:id="74"/>
      <w:commentRangeStart w:id="75"/>
      <w:commentRangeStart w:id="76"/>
      <w:del w:id="77" w:author="Popp, Jonah" w:date="2022-06-17T01:26:00Z">
        <w:r w:rsidR="0008413A" w:rsidRPr="00964B5E" w:rsidDel="009A6E60">
          <w:rPr>
            <w:rFonts w:ascii="Times" w:eastAsia="Times New Roman" w:hAnsi="Times"/>
            <w:color w:val="222222"/>
            <w:sz w:val="24"/>
            <w:szCs w:val="24"/>
            <w:highlight w:val="yellow"/>
            <w:shd w:val="clear" w:color="auto" w:fill="FFFFFF"/>
          </w:rPr>
          <w:delText>This would depend on the cut-point selected for each model</w:delText>
        </w:r>
        <w:commentRangeEnd w:id="74"/>
        <w:r w:rsidR="0008413A" w:rsidRPr="00964B5E" w:rsidDel="009A6E60">
          <w:rPr>
            <w:rStyle w:val="CommentReference"/>
            <w:rFonts w:ascii="Times" w:hAnsi="Times"/>
            <w:sz w:val="24"/>
            <w:szCs w:val="24"/>
            <w:highlight w:val="yellow"/>
          </w:rPr>
          <w:commentReference w:id="74"/>
        </w:r>
        <w:commentRangeEnd w:id="75"/>
        <w:r w:rsidR="009A6E60" w:rsidDel="009A6E60">
          <w:rPr>
            <w:rStyle w:val="CommentReference"/>
          </w:rPr>
          <w:commentReference w:id="75"/>
        </w:r>
        <w:r w:rsidR="0008413A" w:rsidRPr="00964B5E" w:rsidDel="009A6E60">
          <w:rPr>
            <w:rFonts w:ascii="Times" w:eastAsia="Times New Roman" w:hAnsi="Times"/>
            <w:color w:val="222222"/>
            <w:sz w:val="24"/>
            <w:szCs w:val="24"/>
            <w:highlight w:val="yellow"/>
            <w:shd w:val="clear" w:color="auto" w:fill="FFFFFF"/>
          </w:rPr>
          <w:delText xml:space="preserve">, but in </w:delText>
        </w:r>
      </w:del>
      <w:r w:rsidR="0008413A" w:rsidRPr="00964B5E">
        <w:rPr>
          <w:rFonts w:ascii="Times" w:eastAsia="Times New Roman" w:hAnsi="Times"/>
          <w:color w:val="222222"/>
          <w:sz w:val="24"/>
          <w:szCs w:val="24"/>
          <w:highlight w:val="yellow"/>
          <w:shd w:val="clear" w:color="auto" w:fill="FFFFFF"/>
        </w:rPr>
        <w:t>Levine et al. 2021 (</w:t>
      </w:r>
      <w:r w:rsidR="00E27CAE" w:rsidRPr="00964B5E">
        <w:rPr>
          <w:rFonts w:ascii="Times" w:eastAsia="Times New Roman" w:hAnsi="Times"/>
          <w:color w:val="222222"/>
          <w:sz w:val="24"/>
          <w:szCs w:val="24"/>
          <w:highlight w:val="yellow"/>
          <w:shd w:val="clear" w:color="auto" w:fill="FFFFFF"/>
        </w:rPr>
        <w:t>a</w:t>
      </w:r>
      <w:r w:rsidR="0008413A" w:rsidRPr="00964B5E">
        <w:rPr>
          <w:rFonts w:ascii="Times" w:eastAsia="Times New Roman" w:hAnsi="Times"/>
          <w:color w:val="222222"/>
          <w:sz w:val="24"/>
          <w:szCs w:val="24"/>
          <w:highlight w:val="yellow"/>
          <w:shd w:val="clear" w:color="auto" w:fill="FFFFFF"/>
        </w:rPr>
        <w:t xml:space="preserve"> paper the reviewer mentions), </w:t>
      </w:r>
      <w:r w:rsidR="00E27CAE" w:rsidRPr="00964B5E">
        <w:rPr>
          <w:rFonts w:ascii="Times" w:eastAsia="Times New Roman" w:hAnsi="Times"/>
          <w:color w:val="222222"/>
          <w:sz w:val="24"/>
          <w:szCs w:val="24"/>
          <w:highlight w:val="yellow"/>
          <w:shd w:val="clear" w:color="auto" w:fill="FFFFFF"/>
        </w:rPr>
        <w:t xml:space="preserve">in the over-five population, </w:t>
      </w:r>
      <w:r w:rsidR="0008413A" w:rsidRPr="00964B5E">
        <w:rPr>
          <w:rFonts w:ascii="Times" w:eastAsia="Times New Roman" w:hAnsi="Times"/>
          <w:color w:val="222222"/>
          <w:sz w:val="24"/>
          <w:szCs w:val="24"/>
          <w:highlight w:val="yellow"/>
          <w:shd w:val="clear" w:color="auto" w:fill="FFFFFF"/>
        </w:rPr>
        <w:t xml:space="preserve">the NIRUDAK model had a sensitivity of 80% for versus the WHO adult </w:t>
      </w:r>
      <w:r w:rsidR="0008413A" w:rsidRPr="00964B5E">
        <w:rPr>
          <w:rFonts w:ascii="Times" w:eastAsia="Times New Roman" w:hAnsi="Times"/>
          <w:color w:val="222222"/>
          <w:sz w:val="24"/>
          <w:szCs w:val="24"/>
          <w:highlight w:val="yellow"/>
          <w:shd w:val="clear" w:color="auto" w:fill="FFFFFF"/>
        </w:rPr>
        <w:lastRenderedPageBreak/>
        <w:t>algorithm’s 53%. In Levine et al. 2016, for children under-five, the DHAKA model had a sensitivity of 86% for severe dehydration compared to the WHO pediatric algorithm’s 77%.</w:t>
      </w:r>
      <w:commentRangeEnd w:id="76"/>
      <w:r w:rsidR="00DF36FA">
        <w:rPr>
          <w:rStyle w:val="CommentReference"/>
        </w:rPr>
        <w:commentReference w:id="76"/>
      </w:r>
    </w:p>
    <w:p w14:paraId="652F0961" w14:textId="77777777" w:rsidR="009346E5" w:rsidRPr="00964B5E" w:rsidRDefault="009346E5" w:rsidP="009346E5">
      <w:pPr>
        <w:pStyle w:val="BodyText3"/>
        <w:spacing w:after="0"/>
        <w:ind w:left="1080" w:right="76"/>
        <w:rPr>
          <w:rFonts w:ascii="Times" w:hAnsi="Times" w:cs="Times New Roman"/>
          <w:sz w:val="24"/>
          <w:szCs w:val="24"/>
          <w:highlight w:val="yellow"/>
        </w:rPr>
      </w:pPr>
      <m:oMathPara>
        <m:oMath>
          <m:r>
            <w:rPr>
              <w:rFonts w:ascii="Cambria Math" w:hAnsi="Cambria Math" w:cs="Times New Roman"/>
              <w:sz w:val="24"/>
              <w:szCs w:val="24"/>
              <w:highlight w:val="yellow"/>
            </w:rPr>
            <m:t>YLL=N×L</m:t>
          </m:r>
        </m:oMath>
      </m:oMathPara>
    </w:p>
    <w:p w14:paraId="5887C9A5" w14:textId="77777777" w:rsidR="009346E5" w:rsidRPr="00964B5E" w:rsidRDefault="009346E5" w:rsidP="009346E5">
      <w:pPr>
        <w:pStyle w:val="BodyText3"/>
        <w:spacing w:after="0"/>
        <w:ind w:left="1080" w:right="76"/>
        <w:rPr>
          <w:rFonts w:ascii="Times" w:hAnsi="Times" w:cs="Times New Roman"/>
          <w:sz w:val="24"/>
          <w:szCs w:val="24"/>
          <w:highlight w:val="yellow"/>
        </w:rPr>
      </w:pPr>
      <m:oMathPara>
        <m:oMath>
          <m:r>
            <w:rPr>
              <w:rFonts w:ascii="Cambria Math" w:hAnsi="Cambria Math" w:cs="Times New Roman"/>
              <w:sz w:val="24"/>
              <w:szCs w:val="24"/>
              <w:highlight w:val="yellow"/>
            </w:rPr>
            <m:t>N=number of deaths</m:t>
          </m:r>
        </m:oMath>
      </m:oMathPara>
    </w:p>
    <w:p w14:paraId="45939798" w14:textId="28BFF001" w:rsidR="009346E5" w:rsidRPr="00964B5E" w:rsidRDefault="009346E5" w:rsidP="009346E5">
      <w:pPr>
        <w:pStyle w:val="BodyText3"/>
        <w:spacing w:after="0"/>
        <w:ind w:left="1080" w:right="76"/>
        <w:rPr>
          <w:rFonts w:ascii="Times" w:hAnsi="Times" w:cs="Times New Roman"/>
          <w:sz w:val="24"/>
          <w:szCs w:val="24"/>
          <w:highlight w:val="yellow"/>
        </w:rPr>
      </w:pPr>
      <m:oMathPara>
        <m:oMath>
          <m:r>
            <w:rPr>
              <w:rFonts w:ascii="Cambria Math" w:hAnsi="Cambria Math" w:cs="Times New Roman"/>
              <w:sz w:val="24"/>
              <w:szCs w:val="24"/>
              <w:highlight w:val="yellow"/>
            </w:rPr>
            <m:t>L=life expectancy at age of death</m:t>
          </m:r>
        </m:oMath>
      </m:oMathPara>
    </w:p>
    <w:p w14:paraId="7E4CD908" w14:textId="77777777" w:rsidR="009346E5" w:rsidRPr="00964B5E" w:rsidRDefault="009346E5" w:rsidP="009346E5">
      <w:pPr>
        <w:pStyle w:val="ListParagraph"/>
        <w:ind w:left="1080"/>
        <w:rPr>
          <w:rFonts w:ascii="Times" w:eastAsia="Times New Roman" w:hAnsi="Times" w:cs="Times New Roman"/>
          <w:sz w:val="24"/>
          <w:szCs w:val="24"/>
          <w:highlight w:val="yellow"/>
        </w:rPr>
      </w:pPr>
    </w:p>
    <w:p w14:paraId="245EA222" w14:textId="5D62CFBD" w:rsidR="00EC33CA" w:rsidRDefault="00E86C10" w:rsidP="009346E5">
      <w:pPr>
        <w:ind w:left="1080"/>
        <w:rPr>
          <w:rFonts w:ascii="Times" w:hAnsi="Times" w:cs="Times New Roman"/>
          <w:highlight w:val="yellow"/>
        </w:rPr>
      </w:pPr>
      <w:ins w:id="78" w:author="Popp, Jonah" w:date="2022-06-17T01:36:00Z">
        <w:r>
          <w:rPr>
            <w:rFonts w:ascii="Times" w:hAnsi="Times" w:cs="Times New Roman"/>
            <w:highlight w:val="yellow"/>
          </w:rPr>
          <w:t xml:space="preserve">For example, a simple assumption would </w:t>
        </w:r>
        <w:proofErr w:type="spellStart"/>
        <w:r>
          <w:rPr>
            <w:rFonts w:ascii="Times" w:hAnsi="Times" w:cs="Times New Roman"/>
            <w:highlight w:val="yellow"/>
          </w:rPr>
          <w:t>be</w:t>
        </w:r>
      </w:ins>
      <w:del w:id="79" w:author="Popp, Jonah" w:date="2022-06-17T01:36:00Z">
        <w:r w:rsidR="009346E5" w:rsidRPr="00964B5E" w:rsidDel="00E86C10">
          <w:rPr>
            <w:rFonts w:ascii="Times" w:hAnsi="Times" w:cs="Times New Roman"/>
            <w:highlight w:val="yellow"/>
          </w:rPr>
          <w:delText>W</w:delText>
        </w:r>
        <w:r w:rsidR="00EC33CA" w:rsidRPr="00964B5E" w:rsidDel="00E86C10">
          <w:rPr>
            <w:rFonts w:ascii="Times" w:hAnsi="Times" w:cs="Times New Roman"/>
            <w:highlight w:val="yellow"/>
          </w:rPr>
          <w:delText>e can assum</w:delText>
        </w:r>
      </w:del>
      <w:r w:rsidR="00EC33CA" w:rsidRPr="00964B5E">
        <w:rPr>
          <w:rFonts w:ascii="Times" w:hAnsi="Times" w:cs="Times New Roman"/>
          <w:highlight w:val="yellow"/>
        </w:rPr>
        <w:t>e</w:t>
      </w:r>
      <w:proofErr w:type="spellEnd"/>
      <w:r w:rsidR="00EC33CA" w:rsidRPr="00964B5E">
        <w:rPr>
          <w:rFonts w:ascii="Times" w:hAnsi="Times" w:cs="Times New Roman"/>
          <w:highlight w:val="yellow"/>
        </w:rPr>
        <w:t xml:space="preserve"> that any patients</w:t>
      </w:r>
      <w:ins w:id="80" w:author="Popp, Jonah" w:date="2022-06-17T01:37:00Z">
        <w:r w:rsidR="005D0D69">
          <w:rPr>
            <w:rFonts w:ascii="Times" w:hAnsi="Times" w:cs="Times New Roman"/>
            <w:highlight w:val="yellow"/>
          </w:rPr>
          <w:t xml:space="preserve"> with true severe dehydration who </w:t>
        </w:r>
      </w:ins>
      <w:ins w:id="81" w:author="Popp, Jonah" w:date="2022-06-17T01:38:00Z">
        <w:r w:rsidR="005D0D69">
          <w:rPr>
            <w:rFonts w:ascii="Times" w:hAnsi="Times" w:cs="Times New Roman"/>
            <w:highlight w:val="yellow"/>
          </w:rPr>
          <w:t xml:space="preserve">would have been treated as though they only had no or some </w:t>
        </w:r>
        <w:r w:rsidR="00D67E40">
          <w:rPr>
            <w:rFonts w:ascii="Times" w:hAnsi="Times" w:cs="Times New Roman"/>
            <w:highlight w:val="yellow"/>
          </w:rPr>
          <w:t>dehydration</w:t>
        </w:r>
      </w:ins>
      <w:r w:rsidR="00EC33CA" w:rsidRPr="00964B5E">
        <w:rPr>
          <w:rFonts w:ascii="Times" w:hAnsi="Times" w:cs="Times New Roman"/>
          <w:highlight w:val="yellow"/>
        </w:rPr>
        <w:t xml:space="preserve"> </w:t>
      </w:r>
      <w:del w:id="82" w:author="Popp, Jonah" w:date="2022-06-17T01:38:00Z">
        <w:r w:rsidR="00EC33CA" w:rsidRPr="00964B5E" w:rsidDel="00D67E40">
          <w:rPr>
            <w:rFonts w:ascii="Times" w:hAnsi="Times" w:cs="Times New Roman"/>
            <w:highlight w:val="yellow"/>
          </w:rPr>
          <w:delText xml:space="preserve">whom the NIRUDAK/DHAKA models determined to have “Severe Dehydration” but in actual clinical care </w:delText>
        </w:r>
        <w:r w:rsidR="00EC33CA" w:rsidRPr="009701F4" w:rsidDel="00D67E40">
          <w:rPr>
            <w:rFonts w:ascii="Times" w:hAnsi="Times" w:cs="Times New Roman"/>
            <w:highlight w:val="yellow"/>
          </w:rPr>
          <w:delText xml:space="preserve">were deemed to have “Some” or “No Dehydration” </w:delText>
        </w:r>
      </w:del>
      <w:r w:rsidR="00EC33CA" w:rsidRPr="009701F4">
        <w:rPr>
          <w:rFonts w:ascii="Times" w:hAnsi="Times" w:cs="Times New Roman"/>
          <w:highlight w:val="yellow"/>
        </w:rPr>
        <w:t>would have died</w:t>
      </w:r>
      <w:ins w:id="83" w:author="Popp, Jonah" w:date="2022-06-17T01:38:00Z">
        <w:r w:rsidR="00D67E40">
          <w:rPr>
            <w:rFonts w:ascii="Times" w:hAnsi="Times" w:cs="Times New Roman"/>
            <w:highlight w:val="yellow"/>
          </w:rPr>
          <w:t xml:space="preserve">. We can then </w:t>
        </w:r>
      </w:ins>
      <w:del w:id="84" w:author="Popp, Jonah" w:date="2022-06-17T01:38:00Z">
        <w:r w:rsidR="009346E5" w:rsidDel="00D67E40">
          <w:rPr>
            <w:rFonts w:ascii="Times" w:hAnsi="Times" w:cs="Times New Roman"/>
            <w:highlight w:val="yellow"/>
          </w:rPr>
          <w:delText>, and then</w:delText>
        </w:r>
      </w:del>
      <w:r w:rsidR="009346E5">
        <w:rPr>
          <w:rFonts w:ascii="Times" w:hAnsi="Times" w:cs="Times New Roman"/>
          <w:highlight w:val="yellow"/>
        </w:rPr>
        <w:t xml:space="preserve"> use the YLL formula above. </w:t>
      </w:r>
    </w:p>
    <w:p w14:paraId="5BFC89C5" w14:textId="77777777" w:rsidR="00C53162" w:rsidRPr="00EC33CA" w:rsidRDefault="00C53162" w:rsidP="009346E5">
      <w:pPr>
        <w:ind w:left="1080"/>
        <w:rPr>
          <w:rFonts w:ascii="Times" w:eastAsia="Times New Roman" w:hAnsi="Times" w:cs="Times New Roman"/>
          <w:highlight w:val="yellow"/>
        </w:rPr>
      </w:pPr>
    </w:p>
    <w:p w14:paraId="2962C947" w14:textId="535310EE" w:rsidR="00C53162" w:rsidRPr="00964B5E" w:rsidRDefault="009346E5" w:rsidP="00D4765F">
      <w:pPr>
        <w:pStyle w:val="ListParagraph"/>
        <w:numPr>
          <w:ilvl w:val="0"/>
          <w:numId w:val="6"/>
        </w:numPr>
        <w:rPr>
          <w:rFonts w:ascii="Times" w:eastAsia="Times New Roman" w:hAnsi="Times" w:cs="Times New Roman"/>
          <w:sz w:val="24"/>
          <w:szCs w:val="24"/>
          <w:highlight w:val="yellow"/>
        </w:rPr>
      </w:pPr>
      <w:r>
        <w:rPr>
          <w:rFonts w:ascii="Times" w:hAnsi="Times" w:cs="Times New Roman"/>
          <w:sz w:val="24"/>
          <w:szCs w:val="24"/>
          <w:highlight w:val="yellow"/>
        </w:rPr>
        <w:t xml:space="preserve">YLD: </w:t>
      </w:r>
      <w:ins w:id="85" w:author="Popp, Jonah" w:date="2022-06-17T01:39:00Z">
        <w:r w:rsidR="00E648F5">
          <w:rPr>
            <w:rFonts w:ascii="Times" w:hAnsi="Times" w:cs="Times New Roman"/>
            <w:sz w:val="24"/>
            <w:szCs w:val="24"/>
            <w:highlight w:val="yellow"/>
          </w:rPr>
          <w:t xml:space="preserve">However, we also much consider the harms of overtreatment. </w:t>
        </w:r>
      </w:ins>
      <w:del w:id="86" w:author="Popp, Jonah" w:date="2022-06-17T01:39:00Z">
        <w:r w:rsidR="009701F4" w:rsidRPr="00A14191" w:rsidDel="00E648F5">
          <w:rPr>
            <w:rFonts w:ascii="Times" w:hAnsi="Times" w:cs="Times New Roman"/>
            <w:sz w:val="24"/>
            <w:szCs w:val="24"/>
            <w:highlight w:val="yellow"/>
          </w:rPr>
          <w:delText xml:space="preserve">We could </w:delText>
        </w:r>
        <w:r w:rsidDel="00E648F5">
          <w:rPr>
            <w:rFonts w:ascii="Times" w:hAnsi="Times" w:cs="Times New Roman"/>
            <w:sz w:val="24"/>
            <w:szCs w:val="24"/>
            <w:highlight w:val="yellow"/>
          </w:rPr>
          <w:delText>additionally consider</w:delText>
        </w:r>
        <w:r w:rsidR="009701F4" w:rsidRPr="00A14191" w:rsidDel="00E648F5">
          <w:rPr>
            <w:rFonts w:ascii="Times" w:hAnsi="Times" w:cs="Times New Roman"/>
            <w:sz w:val="24"/>
            <w:szCs w:val="24"/>
            <w:highlight w:val="yellow"/>
          </w:rPr>
          <w:delText xml:space="preserve"> </w:delText>
        </w:r>
        <w:r w:rsidR="00D4765F" w:rsidRPr="00A14191" w:rsidDel="00E648F5">
          <w:rPr>
            <w:rFonts w:ascii="Times" w:hAnsi="Times" w:cs="Times New Roman"/>
            <w:sz w:val="24"/>
            <w:szCs w:val="24"/>
            <w:highlight w:val="yellow"/>
          </w:rPr>
          <w:delText xml:space="preserve">that </w:delText>
        </w:r>
      </w:del>
      <w:ins w:id="87" w:author="Popp, Jonah" w:date="2022-06-17T01:39:00Z">
        <w:r w:rsidR="001B4B93">
          <w:rPr>
            <w:rFonts w:ascii="Times" w:hAnsi="Times" w:cs="Times New Roman"/>
            <w:sz w:val="24"/>
            <w:szCs w:val="24"/>
            <w:highlight w:val="yellow"/>
          </w:rPr>
          <w:t>For ex</w:t>
        </w:r>
      </w:ins>
      <w:ins w:id="88" w:author="Popp, Jonah" w:date="2022-06-17T01:40:00Z">
        <w:r w:rsidR="001B4B93">
          <w:rPr>
            <w:rFonts w:ascii="Times" w:hAnsi="Times" w:cs="Times New Roman"/>
            <w:sz w:val="24"/>
            <w:szCs w:val="24"/>
            <w:highlight w:val="yellow"/>
          </w:rPr>
          <w:t xml:space="preserve">ample, </w:t>
        </w:r>
      </w:ins>
      <w:del w:id="89" w:author="Popp, Jonah" w:date="2022-06-17T01:39:00Z">
        <w:r w:rsidR="00D4765F" w:rsidRPr="00A14191" w:rsidDel="00E648F5">
          <w:rPr>
            <w:rFonts w:ascii="Times" w:hAnsi="Times" w:cs="Times New Roman"/>
            <w:sz w:val="24"/>
            <w:szCs w:val="24"/>
            <w:highlight w:val="yellow"/>
          </w:rPr>
          <w:delText>t</w:delText>
        </w:r>
      </w:del>
      <w:r w:rsidR="00D4765F" w:rsidRPr="00A14191">
        <w:rPr>
          <w:rFonts w:ascii="Times" w:hAnsi="Times" w:cs="Times New Roman"/>
          <w:sz w:val="24"/>
          <w:szCs w:val="24"/>
          <w:highlight w:val="yellow"/>
        </w:rPr>
        <w:t xml:space="preserve">he NIRUDAK/DHAKA models </w:t>
      </w:r>
      <w:ins w:id="90" w:author="Popp, Jonah" w:date="2022-06-17T01:40:00Z">
        <w:r w:rsidR="001B4B93">
          <w:rPr>
            <w:rFonts w:ascii="Times" w:hAnsi="Times" w:cs="Times New Roman"/>
            <w:sz w:val="24"/>
            <w:szCs w:val="24"/>
            <w:highlight w:val="yellow"/>
          </w:rPr>
          <w:t xml:space="preserve">may </w:t>
        </w:r>
      </w:ins>
      <w:r w:rsidR="00D4765F" w:rsidRPr="00A14191">
        <w:rPr>
          <w:rFonts w:ascii="Times" w:hAnsi="Times" w:cs="Times New Roman"/>
          <w:sz w:val="24"/>
          <w:szCs w:val="24"/>
          <w:highlight w:val="yellow"/>
        </w:rPr>
        <w:t xml:space="preserve">prevent </w:t>
      </w:r>
      <w:r w:rsidR="00B72569" w:rsidRPr="00A14191">
        <w:rPr>
          <w:rFonts w:ascii="Times" w:hAnsi="Times" w:cs="Times New Roman"/>
          <w:sz w:val="24"/>
          <w:szCs w:val="24"/>
          <w:highlight w:val="yellow"/>
        </w:rPr>
        <w:t>over-administration of fluids and subsequent sequalae</w:t>
      </w:r>
      <w:r w:rsidR="00D4765F" w:rsidRPr="00A14191">
        <w:rPr>
          <w:rFonts w:ascii="Times" w:hAnsi="Times" w:cs="Times New Roman"/>
          <w:sz w:val="24"/>
          <w:szCs w:val="24"/>
          <w:highlight w:val="yellow"/>
        </w:rPr>
        <w:t xml:space="preserve"> like urinary bladder distension, ureter dilation, hydronephrosis, water intoxication, thrombophlebitis, </w:t>
      </w:r>
      <w:r w:rsidR="00E27CAE">
        <w:rPr>
          <w:rFonts w:ascii="Times" w:hAnsi="Times" w:cs="Times New Roman"/>
          <w:sz w:val="24"/>
          <w:szCs w:val="24"/>
          <w:highlight w:val="yellow"/>
        </w:rPr>
        <w:t xml:space="preserve">and </w:t>
      </w:r>
      <w:r w:rsidR="00D4765F" w:rsidRPr="00A14191">
        <w:rPr>
          <w:rFonts w:ascii="Times" w:hAnsi="Times" w:cs="Times New Roman"/>
          <w:sz w:val="24"/>
          <w:szCs w:val="24"/>
          <w:highlight w:val="yellow"/>
        </w:rPr>
        <w:t xml:space="preserve">electrolyte imbalances. </w:t>
      </w:r>
      <w:del w:id="91" w:author="Popp, Jonah" w:date="2022-06-17T01:40:00Z">
        <w:r w:rsidR="00620E16" w:rsidRPr="00C53162" w:rsidDel="001B4B93">
          <w:rPr>
            <w:rFonts w:ascii="Times" w:hAnsi="Times" w:cs="Times New Roman"/>
            <w:sz w:val="24"/>
            <w:szCs w:val="24"/>
            <w:highlight w:val="yellow"/>
          </w:rPr>
          <w:delText xml:space="preserve">Some papers that serve as starting points for identifying the sequelae of the overtreatment include </w:delText>
        </w:r>
      </w:del>
      <w:ins w:id="92" w:author="Popp, Jonah" w:date="2022-06-17T01:40:00Z">
        <w:r w:rsidR="001B4B93">
          <w:rPr>
            <w:rFonts w:ascii="Times" w:hAnsi="Times" w:cs="Times New Roman"/>
            <w:sz w:val="24"/>
            <w:szCs w:val="24"/>
          </w:rPr>
          <w:t>(</w:t>
        </w:r>
      </w:ins>
      <w:hyperlink r:id="rId9" w:history="1">
        <w:r w:rsidR="00620E16" w:rsidRPr="00C53162">
          <w:rPr>
            <w:rStyle w:val="Hyperlink"/>
            <w:rFonts w:ascii="Times" w:hAnsi="Times" w:cs="Times New Roman"/>
            <w:sz w:val="24"/>
            <w:szCs w:val="24"/>
            <w:highlight w:val="yellow"/>
          </w:rPr>
          <w:t>Fonseca et al. 2004</w:t>
        </w:r>
      </w:hyperlink>
      <w:r w:rsidR="00620E16" w:rsidRPr="00C53162">
        <w:rPr>
          <w:rFonts w:ascii="Times" w:hAnsi="Times" w:cs="Times New Roman"/>
          <w:sz w:val="24"/>
          <w:szCs w:val="24"/>
          <w:highlight w:val="yellow"/>
        </w:rPr>
        <w:t xml:space="preserve">, </w:t>
      </w:r>
      <w:hyperlink r:id="rId10" w:history="1">
        <w:r w:rsidR="00620E16" w:rsidRPr="00C53162">
          <w:rPr>
            <w:rStyle w:val="Hyperlink"/>
            <w:rFonts w:ascii="Times" w:hAnsi="Times" w:cs="Times New Roman"/>
            <w:sz w:val="24"/>
            <w:szCs w:val="24"/>
            <w:highlight w:val="yellow"/>
          </w:rPr>
          <w:t>Hew-Butler et al. 2019</w:t>
        </w:r>
      </w:hyperlink>
      <w:r w:rsidR="00620E16" w:rsidRPr="00C53162">
        <w:rPr>
          <w:rFonts w:ascii="Times" w:hAnsi="Times" w:cs="Times New Roman"/>
          <w:sz w:val="24"/>
          <w:szCs w:val="24"/>
          <w:highlight w:val="yellow"/>
        </w:rPr>
        <w:t xml:space="preserve">, and </w:t>
      </w:r>
      <w:hyperlink r:id="rId11" w:history="1">
        <w:r w:rsidR="00620E16" w:rsidRPr="00C53162">
          <w:rPr>
            <w:rStyle w:val="Hyperlink"/>
            <w:rFonts w:ascii="Times" w:hAnsi="Times" w:cs="Times New Roman"/>
            <w:sz w:val="24"/>
            <w:szCs w:val="24"/>
            <w:highlight w:val="yellow"/>
          </w:rPr>
          <w:t>Srivastava et al. 1985</w:t>
        </w:r>
      </w:hyperlink>
      <w:ins w:id="93" w:author="Popp, Jonah" w:date="2022-06-17T01:40:00Z">
        <w:r w:rsidR="001B4B93">
          <w:rPr>
            <w:rStyle w:val="Hyperlink"/>
            <w:rFonts w:ascii="Times" w:hAnsi="Times" w:cs="Times New Roman"/>
            <w:sz w:val="24"/>
            <w:szCs w:val="24"/>
            <w:highlight w:val="yellow"/>
          </w:rPr>
          <w:t>)</w:t>
        </w:r>
      </w:ins>
      <w:r w:rsidR="00620E16" w:rsidRPr="00C53162">
        <w:rPr>
          <w:rFonts w:ascii="Times" w:hAnsi="Times" w:cs="Times New Roman"/>
          <w:sz w:val="24"/>
          <w:szCs w:val="24"/>
          <w:highlight w:val="yellow"/>
        </w:rPr>
        <w:t>.</w:t>
      </w:r>
      <w:r w:rsidR="00620E16">
        <w:rPr>
          <w:rFonts w:ascii="Times" w:hAnsi="Times" w:cs="Times New Roman"/>
          <w:sz w:val="24"/>
          <w:szCs w:val="24"/>
          <w:highlight w:val="yellow"/>
        </w:rPr>
        <w:t xml:space="preserve"> </w:t>
      </w:r>
      <w:ins w:id="94" w:author="Popp, Jonah" w:date="2022-06-17T01:40:00Z">
        <w:r w:rsidR="00F61625">
          <w:rPr>
            <w:rFonts w:ascii="Times" w:hAnsi="Times" w:cs="Times New Roman"/>
            <w:sz w:val="24"/>
            <w:szCs w:val="24"/>
            <w:highlight w:val="yellow"/>
          </w:rPr>
          <w:t xml:space="preserve">We will </w:t>
        </w:r>
      </w:ins>
      <w:ins w:id="95" w:author="Popp, Jonah" w:date="2022-06-17T01:41:00Z">
        <w:r w:rsidR="00F61625">
          <w:rPr>
            <w:rFonts w:ascii="Times" w:hAnsi="Times" w:cs="Times New Roman"/>
            <w:sz w:val="24"/>
            <w:szCs w:val="24"/>
            <w:highlight w:val="yellow"/>
          </w:rPr>
          <w:t>seek to estimate</w:t>
        </w:r>
      </w:ins>
      <w:ins w:id="96" w:author="Popp, Jonah" w:date="2022-06-17T01:42:00Z">
        <w:r w:rsidR="00F61625">
          <w:rPr>
            <w:rFonts w:ascii="Times" w:hAnsi="Times" w:cs="Times New Roman"/>
            <w:sz w:val="24"/>
            <w:szCs w:val="24"/>
            <w:highlight w:val="yellow"/>
          </w:rPr>
          <w:t xml:space="preserve"> from the literature</w:t>
        </w:r>
      </w:ins>
      <w:ins w:id="97" w:author="Popp, Jonah" w:date="2022-06-17T01:41:00Z">
        <w:r w:rsidR="00F61625">
          <w:rPr>
            <w:rFonts w:ascii="Times" w:hAnsi="Times" w:cs="Times New Roman"/>
            <w:sz w:val="24"/>
            <w:szCs w:val="24"/>
            <w:highlight w:val="yellow"/>
          </w:rPr>
          <w:t xml:space="preserve"> the risk of these types of sequalae as well as disability weights</w:t>
        </w:r>
      </w:ins>
      <w:moveToRangeStart w:id="98" w:author="Popp, Jonah" w:date="2022-06-17T01:42:00Z" w:name="move106322593"/>
      <w:moveTo w:id="99" w:author="Popp, Jonah" w:date="2022-06-17T01:42:00Z">
        <w:r w:rsidR="00F61625" w:rsidRPr="00C53162">
          <w:rPr>
            <w:rFonts w:ascii="Times" w:hAnsi="Times" w:cs="Times New Roman"/>
            <w:sz w:val="24"/>
            <w:szCs w:val="24"/>
            <w:highlight w:val="yellow"/>
          </w:rPr>
          <w:t xml:space="preserve"> </w:t>
        </w:r>
      </w:moveTo>
      <w:ins w:id="100" w:author="Popp, Jonah" w:date="2022-06-17T01:43:00Z">
        <w:r w:rsidR="00F61625">
          <w:rPr>
            <w:rFonts w:ascii="Times" w:hAnsi="Times" w:cs="Times New Roman"/>
            <w:sz w:val="24"/>
            <w:szCs w:val="24"/>
            <w:highlight w:val="yellow"/>
          </w:rPr>
          <w:t>(</w:t>
        </w:r>
      </w:ins>
      <w:proofErr w:type="spellStart"/>
      <w:moveTo w:id="101" w:author="Popp, Jonah" w:date="2022-06-17T01:42:00Z">
        <w:r w:rsidR="00F61625" w:rsidRPr="00C53162">
          <w:rPr>
            <w:rFonts w:ascii="Times" w:hAnsi="Times" w:cs="Times New Roman"/>
            <w:sz w:val="24"/>
            <w:szCs w:val="24"/>
            <w:highlight w:val="yellow"/>
          </w:rPr>
          <w:t>Troger</w:t>
        </w:r>
        <w:proofErr w:type="spellEnd"/>
        <w:r w:rsidR="00F61625" w:rsidRPr="00C53162">
          <w:rPr>
            <w:rFonts w:ascii="Times" w:hAnsi="Times" w:cs="Times New Roman"/>
            <w:sz w:val="24"/>
            <w:szCs w:val="24"/>
            <w:highlight w:val="yellow"/>
          </w:rPr>
          <w:t xml:space="preserve"> et al. 2018 </w:t>
        </w:r>
        <w:r w:rsidR="00F61625">
          <w:rPr>
            <w:rFonts w:ascii="Times" w:hAnsi="Times" w:cs="Times New Roman"/>
            <w:sz w:val="24"/>
            <w:szCs w:val="24"/>
            <w:highlight w:val="yellow"/>
          </w:rPr>
          <w:t xml:space="preserve">and </w:t>
        </w:r>
        <w:proofErr w:type="spellStart"/>
        <w:r w:rsidR="00F61625">
          <w:rPr>
            <w:rFonts w:ascii="Times" w:hAnsi="Times" w:cs="Times New Roman"/>
            <w:sz w:val="24"/>
            <w:szCs w:val="24"/>
            <w:highlight w:val="yellow"/>
          </w:rPr>
          <w:t>Karambizi</w:t>
        </w:r>
        <w:proofErr w:type="spellEnd"/>
        <w:r w:rsidR="00F61625">
          <w:rPr>
            <w:rFonts w:ascii="Times" w:hAnsi="Times" w:cs="Times New Roman"/>
            <w:sz w:val="24"/>
            <w:szCs w:val="24"/>
            <w:highlight w:val="yellow"/>
          </w:rPr>
          <w:t xml:space="preserve"> et al. 2021</w:t>
        </w:r>
      </w:moveTo>
      <w:ins w:id="102" w:author="Popp, Jonah" w:date="2022-06-17T01:43:00Z">
        <w:r w:rsidR="00D039F1">
          <w:rPr>
            <w:rFonts w:ascii="Times" w:hAnsi="Times" w:cs="Times New Roman"/>
            <w:sz w:val="24"/>
            <w:szCs w:val="24"/>
            <w:highlight w:val="yellow"/>
          </w:rPr>
          <w:t xml:space="preserve">, </w:t>
        </w:r>
        <w:r w:rsidR="00D039F1">
          <w:fldChar w:fldCharType="begin"/>
        </w:r>
        <w:r w:rsidR="00D039F1">
          <w:instrText>HYPERLINK "https://www.thelancet.com/journals/langlo/article/PIIS2214-109X%2815%2900069-8/fulltext"</w:instrText>
        </w:r>
      </w:ins>
      <w:ins w:id="103" w:author="Popp, Jonah" w:date="2022-06-17T01:43:00Z">
        <w:r w:rsidR="00D039F1">
          <w:fldChar w:fldCharType="separate"/>
        </w:r>
        <w:r w:rsidR="00D039F1" w:rsidRPr="00C53162">
          <w:rPr>
            <w:rStyle w:val="Hyperlink"/>
            <w:rFonts w:ascii="Times" w:hAnsi="Times" w:cs="Times New Roman"/>
            <w:sz w:val="24"/>
            <w:szCs w:val="24"/>
            <w:highlight w:val="yellow"/>
          </w:rPr>
          <w:t>Salomon et al. 2015</w:t>
        </w:r>
        <w:r w:rsidR="00D039F1">
          <w:rPr>
            <w:rStyle w:val="Hyperlink"/>
            <w:rFonts w:ascii="Times" w:hAnsi="Times" w:cs="Times New Roman"/>
            <w:sz w:val="24"/>
            <w:szCs w:val="24"/>
            <w:highlight w:val="yellow"/>
          </w:rPr>
          <w:fldChar w:fldCharType="end"/>
        </w:r>
        <w:r w:rsidR="00D039F1">
          <w:rPr>
            <w:rStyle w:val="Hyperlink"/>
            <w:rFonts w:ascii="Times" w:hAnsi="Times" w:cs="Times New Roman"/>
            <w:sz w:val="24"/>
            <w:szCs w:val="24"/>
            <w:highlight w:val="yellow"/>
          </w:rPr>
          <w:t>,</w:t>
        </w:r>
        <w:r w:rsidR="00D039F1" w:rsidRPr="00C53162">
          <w:rPr>
            <w:rFonts w:ascii="Times" w:hAnsi="Times" w:cs="Times New Roman"/>
            <w:sz w:val="24"/>
            <w:szCs w:val="24"/>
            <w:highlight w:val="yellow"/>
          </w:rPr>
          <w:t xml:space="preserve"> and </w:t>
        </w:r>
        <w:r w:rsidR="00D039F1">
          <w:fldChar w:fldCharType="begin"/>
        </w:r>
        <w:r w:rsidR="00D039F1">
          <w:instrText>HYPERLINK "chrome-extension://efaidnbmnnnibpcajpcglclefindmkaj/https:/d-nb.info/1117920453/34" \l ":~:text=This%20is%20illustrated%20by%20increasing,diarrhea%20(disability%20weight%200.239)."</w:instrText>
        </w:r>
      </w:ins>
      <w:ins w:id="104" w:author="Popp, Jonah" w:date="2022-06-17T01:43:00Z">
        <w:r w:rsidR="00D039F1">
          <w:fldChar w:fldCharType="separate"/>
        </w:r>
        <w:proofErr w:type="spellStart"/>
        <w:r w:rsidR="00D039F1" w:rsidRPr="00C53162">
          <w:rPr>
            <w:rStyle w:val="Hyperlink"/>
            <w:rFonts w:ascii="Times" w:hAnsi="Times" w:cs="Times New Roman"/>
            <w:sz w:val="24"/>
            <w:szCs w:val="24"/>
            <w:highlight w:val="yellow"/>
          </w:rPr>
          <w:t>Haagsma</w:t>
        </w:r>
        <w:proofErr w:type="spellEnd"/>
        <w:r w:rsidR="00D039F1" w:rsidRPr="00C53162">
          <w:rPr>
            <w:rStyle w:val="Hyperlink"/>
            <w:rFonts w:ascii="Times" w:hAnsi="Times" w:cs="Times New Roman"/>
            <w:sz w:val="24"/>
            <w:szCs w:val="24"/>
            <w:highlight w:val="yellow"/>
          </w:rPr>
          <w:t xml:space="preserve"> et al. 2015</w:t>
        </w:r>
        <w:r w:rsidR="00D039F1">
          <w:rPr>
            <w:rStyle w:val="Hyperlink"/>
            <w:rFonts w:ascii="Times" w:hAnsi="Times" w:cs="Times New Roman"/>
            <w:sz w:val="24"/>
            <w:szCs w:val="24"/>
            <w:highlight w:val="yellow"/>
          </w:rPr>
          <w:fldChar w:fldCharType="end"/>
        </w:r>
        <w:r w:rsidR="00F61625">
          <w:rPr>
            <w:rFonts w:ascii="Times" w:hAnsi="Times" w:cs="Times New Roman"/>
            <w:sz w:val="24"/>
            <w:szCs w:val="24"/>
            <w:highlight w:val="yellow"/>
          </w:rPr>
          <w:t>)</w:t>
        </w:r>
      </w:ins>
      <w:moveTo w:id="105" w:author="Popp, Jonah" w:date="2022-06-17T01:42:00Z">
        <w:del w:id="106" w:author="Popp, Jonah" w:date="2022-06-17T01:43:00Z">
          <w:r w:rsidR="00F61625" w:rsidDel="00F61625">
            <w:rPr>
              <w:rFonts w:ascii="Times" w:hAnsi="Times" w:cs="Times New Roman"/>
              <w:sz w:val="24"/>
              <w:szCs w:val="24"/>
              <w:highlight w:val="yellow"/>
            </w:rPr>
            <w:delText xml:space="preserve"> </w:delText>
          </w:r>
        </w:del>
      </w:moveTo>
      <w:moveToRangeEnd w:id="98"/>
      <w:ins w:id="107" w:author="Popp, Jonah" w:date="2022-06-17T01:41:00Z">
        <w:r w:rsidR="00F61625">
          <w:rPr>
            <w:rFonts w:ascii="Times" w:hAnsi="Times" w:cs="Times New Roman"/>
            <w:sz w:val="24"/>
            <w:szCs w:val="24"/>
            <w:highlight w:val="yellow"/>
          </w:rPr>
          <w:t xml:space="preserve"> and </w:t>
        </w:r>
      </w:ins>
      <w:ins w:id="108" w:author="Popp, Jonah" w:date="2022-06-17T01:42:00Z">
        <w:r w:rsidR="00F61625">
          <w:rPr>
            <w:rFonts w:ascii="Times" w:hAnsi="Times" w:cs="Times New Roman"/>
            <w:sz w:val="24"/>
            <w:szCs w:val="24"/>
            <w:highlight w:val="yellow"/>
          </w:rPr>
          <w:t>durations</w:t>
        </w:r>
      </w:ins>
      <w:ins w:id="109" w:author="Popp, Jonah" w:date="2022-06-17T01:41:00Z">
        <w:r w:rsidR="00F61625">
          <w:rPr>
            <w:rFonts w:ascii="Times" w:hAnsi="Times" w:cs="Times New Roman"/>
            <w:sz w:val="24"/>
            <w:szCs w:val="24"/>
            <w:highlight w:val="yellow"/>
          </w:rPr>
          <w:t xml:space="preserve"> fo</w:t>
        </w:r>
      </w:ins>
      <w:ins w:id="110" w:author="Popp, Jonah" w:date="2022-06-17T01:42:00Z">
        <w:r w:rsidR="00F61625">
          <w:rPr>
            <w:rFonts w:ascii="Times" w:hAnsi="Times" w:cs="Times New Roman"/>
            <w:sz w:val="24"/>
            <w:szCs w:val="24"/>
            <w:highlight w:val="yellow"/>
          </w:rPr>
          <w:t>r</w:t>
        </w:r>
      </w:ins>
      <w:ins w:id="111" w:author="Popp, Jonah" w:date="2022-06-17T01:41:00Z">
        <w:r w:rsidR="00F61625">
          <w:rPr>
            <w:rFonts w:ascii="Times" w:hAnsi="Times" w:cs="Times New Roman"/>
            <w:sz w:val="24"/>
            <w:szCs w:val="24"/>
            <w:highlight w:val="yellow"/>
          </w:rPr>
          <w:t xml:space="preserve"> </w:t>
        </w:r>
      </w:ins>
      <w:ins w:id="112" w:author="Popp, Jonah" w:date="2022-06-17T01:42:00Z">
        <w:r w:rsidR="00F61625">
          <w:rPr>
            <w:rFonts w:ascii="Times" w:hAnsi="Times" w:cs="Times New Roman"/>
            <w:sz w:val="24"/>
            <w:szCs w:val="24"/>
            <w:highlight w:val="yellow"/>
          </w:rPr>
          <w:t xml:space="preserve">the </w:t>
        </w:r>
        <w:proofErr w:type="spellStart"/>
        <w:r w:rsidR="00F61625">
          <w:rPr>
            <w:rFonts w:ascii="Times" w:hAnsi="Times" w:cs="Times New Roman"/>
            <w:sz w:val="24"/>
            <w:szCs w:val="24"/>
            <w:highlight w:val="yellow"/>
          </w:rPr>
          <w:t>conditions</w:t>
        </w:r>
      </w:ins>
      <w:del w:id="113" w:author="Popp, Jonah" w:date="2022-06-17T01:42:00Z">
        <w:r w:rsidR="00620E16" w:rsidDel="00F61625">
          <w:rPr>
            <w:rFonts w:ascii="Times" w:hAnsi="Times" w:cs="Times New Roman"/>
            <w:sz w:val="24"/>
            <w:szCs w:val="24"/>
            <w:highlight w:val="yellow"/>
          </w:rPr>
          <w:delText>These</w:delText>
        </w:r>
        <w:r w:rsidR="00D4765F" w:rsidRPr="00A14191" w:rsidDel="00F61625">
          <w:rPr>
            <w:rFonts w:ascii="Times" w:hAnsi="Times" w:cs="Times New Roman"/>
            <w:sz w:val="24"/>
            <w:szCs w:val="24"/>
            <w:highlight w:val="yellow"/>
          </w:rPr>
          <w:delText xml:space="preserve"> harms </w:delText>
        </w:r>
        <w:r w:rsidR="00D4765F" w:rsidRPr="00964B5E" w:rsidDel="00F61625">
          <w:rPr>
            <w:rFonts w:ascii="Times" w:hAnsi="Times" w:cs="Times New Roman"/>
            <w:sz w:val="24"/>
            <w:szCs w:val="24"/>
            <w:highlight w:val="yellow"/>
          </w:rPr>
          <w:delText>could</w:delText>
        </w:r>
        <w:r w:rsidR="00B72569" w:rsidRPr="00964B5E" w:rsidDel="00F61625">
          <w:rPr>
            <w:rFonts w:ascii="Times" w:hAnsi="Times" w:cs="Times New Roman"/>
            <w:sz w:val="24"/>
            <w:szCs w:val="24"/>
            <w:highlight w:val="yellow"/>
          </w:rPr>
          <w:delText xml:space="preserve"> then </w:delText>
        </w:r>
        <w:r w:rsidR="00D4765F" w:rsidRPr="00964B5E" w:rsidDel="00F61625">
          <w:rPr>
            <w:rFonts w:ascii="Times" w:hAnsi="Times" w:cs="Times New Roman"/>
            <w:sz w:val="24"/>
            <w:szCs w:val="24"/>
            <w:highlight w:val="yellow"/>
          </w:rPr>
          <w:delText xml:space="preserve">be </w:delText>
        </w:r>
        <w:r w:rsidR="00B72569" w:rsidRPr="00964B5E" w:rsidDel="00F61625">
          <w:rPr>
            <w:rFonts w:ascii="Times" w:hAnsi="Times" w:cs="Times New Roman"/>
            <w:sz w:val="24"/>
            <w:szCs w:val="24"/>
            <w:highlight w:val="yellow"/>
          </w:rPr>
          <w:delText>conve</w:delText>
        </w:r>
      </w:del>
      <w:r w:rsidR="00B72569" w:rsidRPr="00964B5E">
        <w:rPr>
          <w:rFonts w:ascii="Times" w:hAnsi="Times" w:cs="Times New Roman"/>
          <w:sz w:val="24"/>
          <w:szCs w:val="24"/>
          <w:highlight w:val="yellow"/>
        </w:rPr>
        <w:t>rt</w:t>
      </w:r>
      <w:r w:rsidR="00D4765F" w:rsidRPr="00964B5E">
        <w:rPr>
          <w:rFonts w:ascii="Times" w:hAnsi="Times" w:cs="Times New Roman"/>
          <w:sz w:val="24"/>
          <w:szCs w:val="24"/>
          <w:highlight w:val="yellow"/>
        </w:rPr>
        <w:t>ed</w:t>
      </w:r>
      <w:proofErr w:type="spellEnd"/>
      <w:r w:rsidR="00B72569" w:rsidRPr="00964B5E">
        <w:rPr>
          <w:rFonts w:ascii="Times" w:hAnsi="Times" w:cs="Times New Roman"/>
          <w:sz w:val="24"/>
          <w:szCs w:val="24"/>
          <w:highlight w:val="yellow"/>
        </w:rPr>
        <w:t xml:space="preserve"> to </w:t>
      </w:r>
      <w:r w:rsidR="00620E16" w:rsidRPr="00964B5E">
        <w:rPr>
          <w:rFonts w:ascii="Times" w:hAnsi="Times" w:cs="Times New Roman"/>
          <w:sz w:val="24"/>
          <w:szCs w:val="24"/>
          <w:highlight w:val="yellow"/>
        </w:rPr>
        <w:t>YLDs</w:t>
      </w:r>
      <w:r w:rsidR="00B72569" w:rsidRPr="00964B5E">
        <w:rPr>
          <w:rFonts w:ascii="Times" w:hAnsi="Times" w:cs="Times New Roman"/>
          <w:sz w:val="24"/>
          <w:szCs w:val="24"/>
          <w:highlight w:val="yellow"/>
        </w:rPr>
        <w:t xml:space="preserve">. </w:t>
      </w:r>
    </w:p>
    <w:p w14:paraId="56B1FCC6" w14:textId="618D0028" w:rsidR="00C53162" w:rsidRPr="00964B5E" w:rsidRDefault="00C53162" w:rsidP="00C53162">
      <w:pPr>
        <w:pStyle w:val="BodyText3"/>
        <w:spacing w:after="0"/>
        <w:ind w:left="1080" w:right="76"/>
        <w:rPr>
          <w:rFonts w:ascii="Times" w:hAnsi="Times" w:cs="Times New Roman"/>
          <w:sz w:val="24"/>
          <w:szCs w:val="24"/>
          <w:highlight w:val="yellow"/>
        </w:rPr>
      </w:pPr>
      <m:oMathPara>
        <m:oMath>
          <m:r>
            <w:rPr>
              <w:rFonts w:ascii="Cambria Math" w:hAnsi="Cambria Math" w:cs="Times New Roman"/>
              <w:sz w:val="24"/>
              <w:szCs w:val="24"/>
              <w:highlight w:val="yellow"/>
            </w:rPr>
            <m:t>YLD=I×DW× L</m:t>
          </m:r>
        </m:oMath>
      </m:oMathPara>
    </w:p>
    <w:p w14:paraId="349DE86B" w14:textId="22BCDB1F" w:rsidR="00C53162" w:rsidRPr="00964B5E" w:rsidRDefault="00C53162" w:rsidP="00C53162">
      <w:pPr>
        <w:pStyle w:val="BodyText3"/>
        <w:spacing w:after="0"/>
        <w:ind w:left="1080" w:right="76"/>
        <w:rPr>
          <w:rFonts w:ascii="Times" w:hAnsi="Times" w:cs="Times New Roman"/>
          <w:sz w:val="24"/>
          <w:szCs w:val="24"/>
          <w:highlight w:val="yellow"/>
        </w:rPr>
      </w:pPr>
      <m:oMathPara>
        <m:oMath>
          <m:r>
            <w:rPr>
              <w:rFonts w:ascii="Cambria Math" w:hAnsi="Cambria Math" w:cs="Times New Roman"/>
              <w:sz w:val="24"/>
              <w:szCs w:val="24"/>
              <w:highlight w:val="yellow"/>
            </w:rPr>
            <m:t>I=number of incident cases</m:t>
          </m:r>
        </m:oMath>
      </m:oMathPara>
    </w:p>
    <w:p w14:paraId="72EC472E" w14:textId="65C682CD" w:rsidR="00C53162" w:rsidRPr="009346E5" w:rsidRDefault="00C53162" w:rsidP="00C53162">
      <w:pPr>
        <w:pStyle w:val="BodyText3"/>
        <w:spacing w:after="0"/>
        <w:ind w:left="1080" w:right="76"/>
        <w:rPr>
          <w:rFonts w:ascii="Times" w:hAnsi="Times" w:cs="Times New Roman"/>
          <w:sz w:val="24"/>
          <w:szCs w:val="24"/>
        </w:rPr>
      </w:pPr>
      <m:oMathPara>
        <m:oMath>
          <m:r>
            <w:rPr>
              <w:rFonts w:ascii="Cambria Math" w:hAnsi="Cambria Math" w:cs="Times New Roman"/>
              <w:sz w:val="24"/>
              <w:szCs w:val="24"/>
              <w:highlight w:val="yellow"/>
            </w:rPr>
            <m:t>DW=disability weight</m:t>
          </m:r>
        </m:oMath>
      </m:oMathPara>
    </w:p>
    <w:p w14:paraId="422EFFF1" w14:textId="77777777" w:rsidR="00C53162" w:rsidRPr="00C53162" w:rsidRDefault="00C53162" w:rsidP="00C53162">
      <w:pPr>
        <w:pStyle w:val="BodyText3"/>
        <w:spacing w:after="0"/>
        <w:ind w:left="1080" w:right="76"/>
        <w:rPr>
          <w:rFonts w:ascii="Times" w:hAnsi="Times" w:cs="Times New Roman"/>
          <w:sz w:val="24"/>
          <w:szCs w:val="24"/>
        </w:rPr>
      </w:pPr>
    </w:p>
    <w:p w14:paraId="4E25BC47" w14:textId="77777777" w:rsidR="00C53162" w:rsidRDefault="00C53162" w:rsidP="00C53162">
      <w:pPr>
        <w:pStyle w:val="ListParagraph"/>
        <w:ind w:left="1080"/>
        <w:rPr>
          <w:rFonts w:ascii="Times" w:hAnsi="Times" w:cs="Times New Roman"/>
          <w:highlight w:val="yellow"/>
        </w:rPr>
      </w:pPr>
    </w:p>
    <w:p w14:paraId="76556F8F" w14:textId="4BDEB0A8" w:rsidR="00936682" w:rsidRPr="00C53162" w:rsidDel="00264825" w:rsidRDefault="009346E5" w:rsidP="00C53162">
      <w:pPr>
        <w:pStyle w:val="ListParagraph"/>
        <w:ind w:left="1080"/>
        <w:rPr>
          <w:del w:id="114" w:author="Popp, Jonah" w:date="2022-06-17T01:43:00Z"/>
          <w:rFonts w:ascii="Times" w:eastAsia="Times New Roman" w:hAnsi="Times" w:cs="Times New Roman"/>
          <w:sz w:val="24"/>
          <w:szCs w:val="24"/>
          <w:highlight w:val="yellow"/>
        </w:rPr>
      </w:pPr>
      <w:del w:id="115" w:author="Popp, Jonah" w:date="2022-06-17T01:43:00Z">
        <w:r w:rsidRPr="00C53162" w:rsidDel="00264825">
          <w:rPr>
            <w:rFonts w:ascii="Times" w:hAnsi="Times" w:cs="Times New Roman"/>
            <w:sz w:val="24"/>
            <w:szCs w:val="24"/>
            <w:highlight w:val="yellow"/>
          </w:rPr>
          <w:delText xml:space="preserve">Papers that </w:delText>
        </w:r>
        <w:r w:rsidR="00C53162" w:rsidRPr="00C53162" w:rsidDel="00264825">
          <w:rPr>
            <w:rFonts w:ascii="Times" w:hAnsi="Times" w:cs="Times New Roman"/>
            <w:sz w:val="24"/>
            <w:szCs w:val="24"/>
            <w:highlight w:val="yellow"/>
          </w:rPr>
          <w:delText>may assist in estimating disability weights for diarrhea include the</w:delText>
        </w:r>
      </w:del>
      <w:moveFromRangeStart w:id="116" w:author="Popp, Jonah" w:date="2022-06-17T01:42:00Z" w:name="move106322593"/>
      <w:moveFrom w:id="117" w:author="Popp, Jonah" w:date="2022-06-17T01:42:00Z">
        <w:del w:id="118" w:author="Popp, Jonah" w:date="2022-06-17T01:43:00Z">
          <w:r w:rsidR="00C53162" w:rsidRPr="00C53162" w:rsidDel="00264825">
            <w:rPr>
              <w:rFonts w:ascii="Times" w:hAnsi="Times" w:cs="Times New Roman"/>
              <w:sz w:val="24"/>
              <w:szCs w:val="24"/>
              <w:highlight w:val="yellow"/>
            </w:rPr>
            <w:delText xml:space="preserve"> Troger et al. 2018 </w:delText>
          </w:r>
          <w:r w:rsidR="00BF0836" w:rsidDel="00264825">
            <w:rPr>
              <w:rFonts w:ascii="Times" w:hAnsi="Times" w:cs="Times New Roman"/>
              <w:sz w:val="24"/>
              <w:szCs w:val="24"/>
              <w:highlight w:val="yellow"/>
            </w:rPr>
            <w:delText xml:space="preserve">and Karambizi et al. 2021 </w:delText>
          </w:r>
        </w:del>
      </w:moveFrom>
      <w:moveFromRangeEnd w:id="116"/>
      <w:del w:id="119" w:author="Popp, Jonah" w:date="2022-06-17T01:43:00Z">
        <w:r w:rsidR="00C53162" w:rsidRPr="00C53162" w:rsidDel="00264825">
          <w:rPr>
            <w:rFonts w:ascii="Times" w:hAnsi="Times" w:cs="Times New Roman"/>
            <w:sz w:val="24"/>
            <w:szCs w:val="24"/>
            <w:highlight w:val="yellow"/>
          </w:rPr>
          <w:delText>paper</w:delText>
        </w:r>
        <w:r w:rsidR="00BF0836" w:rsidDel="00264825">
          <w:rPr>
            <w:rFonts w:ascii="Times" w:hAnsi="Times" w:cs="Times New Roman"/>
            <w:sz w:val="24"/>
            <w:szCs w:val="24"/>
            <w:highlight w:val="yellow"/>
          </w:rPr>
          <w:delText>s</w:delText>
        </w:r>
        <w:r w:rsidR="00C53162" w:rsidRPr="00C53162" w:rsidDel="00264825">
          <w:rPr>
            <w:rFonts w:ascii="Times" w:hAnsi="Times" w:cs="Times New Roman"/>
            <w:sz w:val="24"/>
            <w:szCs w:val="24"/>
            <w:highlight w:val="yellow"/>
          </w:rPr>
          <w:delText xml:space="preserve"> that the reviewer mentions below, in addition to</w:delText>
        </w:r>
        <w:r w:rsidR="00C53162" w:rsidRPr="00C53162" w:rsidDel="00D039F1">
          <w:rPr>
            <w:rFonts w:ascii="Times" w:hAnsi="Times" w:cs="Times New Roman"/>
            <w:sz w:val="24"/>
            <w:szCs w:val="24"/>
            <w:highlight w:val="yellow"/>
          </w:rPr>
          <w:delText xml:space="preserve"> </w:delText>
        </w:r>
        <w:r w:rsidR="00264825" w:rsidDel="00D039F1">
          <w:fldChar w:fldCharType="begin"/>
        </w:r>
        <w:r w:rsidR="00264825" w:rsidDel="00D039F1">
          <w:delInstrText>HYPERLINK "https://www.thelancet.com/journals/langlo/article/PIIS2214-109X%2815%2900069-8/fulltext"</w:delInstrText>
        </w:r>
        <w:r w:rsidR="00264825" w:rsidDel="00D039F1">
          <w:fldChar w:fldCharType="separate"/>
        </w:r>
      </w:del>
      <w:r w:rsidR="005372F7">
        <w:rPr>
          <w:b/>
          <w:bCs/>
        </w:rPr>
        <w:t>Error! Hyperlink reference not valid.</w:t>
      </w:r>
      <w:del w:id="120" w:author="Popp, Jonah" w:date="2022-06-17T01:43:00Z">
        <w:r w:rsidR="00264825" w:rsidDel="00D039F1">
          <w:rPr>
            <w:rStyle w:val="Hyperlink"/>
            <w:rFonts w:ascii="Times" w:hAnsi="Times" w:cs="Times New Roman"/>
            <w:highlight w:val="yellow"/>
          </w:rPr>
          <w:fldChar w:fldCharType="end"/>
        </w:r>
        <w:r w:rsidR="00C53162" w:rsidRPr="00C53162" w:rsidDel="00D039F1">
          <w:rPr>
            <w:rFonts w:ascii="Times" w:hAnsi="Times" w:cs="Times New Roman"/>
            <w:sz w:val="24"/>
            <w:szCs w:val="24"/>
            <w:highlight w:val="yellow"/>
          </w:rPr>
          <w:delText xml:space="preserve"> and </w:delText>
        </w:r>
        <w:r w:rsidR="00264825" w:rsidDel="00D039F1">
          <w:fldChar w:fldCharType="begin"/>
        </w:r>
        <w:r w:rsidR="00264825" w:rsidDel="00D039F1">
          <w:delInstrText>HYPERLINK "chrome-extension://efaidnbmnnnibpcajpcglclefindmkaj/https:/d-nb.info/1117920453/34" \l ":~:text=This%20is%20illustrated%20by%20increasing,diarrhea%20(disability%20weight%200.239)."</w:delInstrText>
        </w:r>
        <w:r w:rsidR="00264825" w:rsidDel="00D039F1">
          <w:fldChar w:fldCharType="separate"/>
        </w:r>
      </w:del>
      <w:r w:rsidR="005372F7">
        <w:rPr>
          <w:b/>
          <w:bCs/>
        </w:rPr>
        <w:t>Error! Hyperlink reference not valid.</w:t>
      </w:r>
      <w:del w:id="121" w:author="Popp, Jonah" w:date="2022-06-17T01:43:00Z">
        <w:r w:rsidR="00264825" w:rsidDel="00D039F1">
          <w:rPr>
            <w:rStyle w:val="Hyperlink"/>
            <w:rFonts w:ascii="Times" w:hAnsi="Times" w:cs="Times New Roman"/>
            <w:highlight w:val="yellow"/>
          </w:rPr>
          <w:fldChar w:fldCharType="end"/>
        </w:r>
        <w:r w:rsidR="00C53162" w:rsidRPr="00C53162" w:rsidDel="00264825">
          <w:rPr>
            <w:rFonts w:ascii="Times" w:hAnsi="Times" w:cs="Times New Roman"/>
            <w:sz w:val="24"/>
            <w:szCs w:val="24"/>
            <w:highlight w:val="yellow"/>
          </w:rPr>
          <w:delText xml:space="preserve">. </w:delText>
        </w:r>
      </w:del>
    </w:p>
    <w:p w14:paraId="765A973E" w14:textId="392C0ABA" w:rsidR="00D4765F" w:rsidRPr="0008413A" w:rsidDel="00264825" w:rsidRDefault="00D4765F" w:rsidP="00D4765F">
      <w:pPr>
        <w:pStyle w:val="BodyText3"/>
        <w:spacing w:after="0"/>
        <w:ind w:right="76"/>
        <w:rPr>
          <w:del w:id="122" w:author="Popp, Jonah" w:date="2022-06-17T01:43:00Z"/>
          <w:rFonts w:ascii="Times" w:hAnsi="Times" w:cs="Times New Roman"/>
          <w:sz w:val="24"/>
          <w:szCs w:val="24"/>
        </w:rPr>
      </w:pPr>
    </w:p>
    <w:p w14:paraId="544634CF" w14:textId="62092F20" w:rsidR="00C32ECB" w:rsidRPr="00201DFD" w:rsidRDefault="00B64BC5" w:rsidP="00773F23">
      <w:pPr>
        <w:pStyle w:val="BodyText3"/>
        <w:widowControl/>
        <w:autoSpaceDE/>
        <w:autoSpaceDN/>
        <w:spacing w:after="0"/>
        <w:ind w:right="76"/>
        <w:rPr>
          <w:rFonts w:ascii="Times" w:hAnsi="Times" w:cs="Times New Roman"/>
          <w:sz w:val="24"/>
          <w:szCs w:val="24"/>
        </w:rPr>
      </w:pPr>
      <w:r w:rsidRPr="00201DFD">
        <w:rPr>
          <w:rFonts w:ascii="Times" w:hAnsi="Times" w:cs="Times New Roman"/>
          <w:b/>
          <w:bCs/>
          <w:sz w:val="24"/>
          <w:szCs w:val="24"/>
        </w:rPr>
        <w:t>REVIEWER COMMENT 2:</w:t>
      </w:r>
      <w:r w:rsidRPr="00201DFD">
        <w:rPr>
          <w:rFonts w:ascii="Times" w:hAnsi="Times" w:cs="Times New Roman"/>
          <w:sz w:val="24"/>
          <w:szCs w:val="24"/>
        </w:rPr>
        <w:t xml:space="preserve"> </w:t>
      </w:r>
      <w:r w:rsidR="00C32ECB" w:rsidRPr="00201DFD">
        <w:rPr>
          <w:rFonts w:ascii="Times" w:hAnsi="Times" w:cs="Times New Roman"/>
          <w:sz w:val="24"/>
          <w:szCs w:val="24"/>
        </w:rPr>
        <w:t xml:space="preserve">Relatedly, on page 4 of the proposal, the applicant states that disability-adjusted life years are not applicable to diarrhea. This is incorrect given the extensive body of literature quantifying the DALYs attributable to diarrheal disease (DD)-associated mortality and diarrheal disease (DD)-associated morbidity. See for example: </w:t>
      </w:r>
    </w:p>
    <w:p w14:paraId="2464C404" w14:textId="77777777" w:rsidR="00C32ECB" w:rsidRPr="00201DFD" w:rsidRDefault="00C32ECB" w:rsidP="00773F23">
      <w:pPr>
        <w:pStyle w:val="BodyText3"/>
        <w:spacing w:after="0"/>
        <w:ind w:left="1440" w:right="76"/>
        <w:rPr>
          <w:rFonts w:ascii="Times" w:hAnsi="Times" w:cs="Times New Roman"/>
          <w:sz w:val="24"/>
          <w:szCs w:val="24"/>
        </w:rPr>
      </w:pPr>
      <w:r w:rsidRPr="00201DFD">
        <w:rPr>
          <w:rFonts w:ascii="Times" w:hAnsi="Times" w:cs="Times New Roman"/>
          <w:sz w:val="24"/>
          <w:szCs w:val="24"/>
        </w:rPr>
        <w:t xml:space="preserve">• </w:t>
      </w:r>
      <w:proofErr w:type="spellStart"/>
      <w:r w:rsidRPr="00201DFD">
        <w:rPr>
          <w:rFonts w:ascii="Times" w:hAnsi="Times" w:cs="Times New Roman"/>
          <w:sz w:val="24"/>
          <w:szCs w:val="24"/>
        </w:rPr>
        <w:t>Karambizi</w:t>
      </w:r>
      <w:proofErr w:type="spellEnd"/>
      <w:r w:rsidRPr="00201DFD">
        <w:rPr>
          <w:rFonts w:ascii="Times" w:hAnsi="Times" w:cs="Times New Roman"/>
          <w:sz w:val="24"/>
          <w:szCs w:val="24"/>
        </w:rPr>
        <w:t xml:space="preserve"> NU, McMahan CS, Blue CN, </w:t>
      </w:r>
      <w:proofErr w:type="spellStart"/>
      <w:r w:rsidRPr="00201DFD">
        <w:rPr>
          <w:rFonts w:ascii="Times" w:hAnsi="Times" w:cs="Times New Roman"/>
          <w:sz w:val="24"/>
          <w:szCs w:val="24"/>
        </w:rPr>
        <w:t>Temesvari</w:t>
      </w:r>
      <w:proofErr w:type="spellEnd"/>
      <w:r w:rsidRPr="00201DFD">
        <w:rPr>
          <w:rFonts w:ascii="Times" w:hAnsi="Times" w:cs="Times New Roman"/>
          <w:sz w:val="24"/>
          <w:szCs w:val="24"/>
        </w:rPr>
        <w:t xml:space="preserve"> LA (2021) Global estimated Disability-Adjusted Life-Years (DALYs) of diarrheal diseases: A systematic analysis of data from 28 years of the global burden of disease study. </w:t>
      </w:r>
      <w:proofErr w:type="spellStart"/>
      <w:r w:rsidRPr="00201DFD">
        <w:rPr>
          <w:rFonts w:ascii="Times" w:hAnsi="Times" w:cs="Times New Roman"/>
          <w:sz w:val="24"/>
          <w:szCs w:val="24"/>
        </w:rPr>
        <w:t>PLoS</w:t>
      </w:r>
      <w:proofErr w:type="spellEnd"/>
      <w:r w:rsidRPr="00201DFD">
        <w:rPr>
          <w:rFonts w:ascii="Times" w:hAnsi="Times" w:cs="Times New Roman"/>
          <w:sz w:val="24"/>
          <w:szCs w:val="24"/>
        </w:rPr>
        <w:t xml:space="preserve"> ONE 16(10): e0259077. https://doi.org/10.1371/journal.pone.0259077</w:t>
      </w:r>
    </w:p>
    <w:p w14:paraId="48C086A0" w14:textId="733B6E11" w:rsidR="00C32ECB" w:rsidRPr="00201DFD" w:rsidRDefault="00C32ECB" w:rsidP="00773F23">
      <w:pPr>
        <w:pStyle w:val="BodyText3"/>
        <w:spacing w:after="0"/>
        <w:ind w:left="1440" w:right="76"/>
        <w:rPr>
          <w:rFonts w:ascii="Times" w:hAnsi="Times" w:cs="Times New Roman"/>
          <w:sz w:val="24"/>
          <w:szCs w:val="24"/>
        </w:rPr>
      </w:pPr>
      <w:r w:rsidRPr="00201DFD">
        <w:rPr>
          <w:rFonts w:ascii="Times" w:hAnsi="Times" w:cs="Times New Roman"/>
          <w:sz w:val="24"/>
          <w:szCs w:val="24"/>
        </w:rPr>
        <w:t xml:space="preserve">• </w:t>
      </w:r>
      <w:proofErr w:type="spellStart"/>
      <w:r w:rsidRPr="00201DFD">
        <w:rPr>
          <w:rFonts w:ascii="Times" w:hAnsi="Times" w:cs="Times New Roman"/>
          <w:sz w:val="24"/>
          <w:szCs w:val="24"/>
        </w:rPr>
        <w:t>Troeger</w:t>
      </w:r>
      <w:proofErr w:type="spellEnd"/>
      <w:r w:rsidRPr="00201DFD">
        <w:rPr>
          <w:rFonts w:ascii="Times" w:hAnsi="Times" w:cs="Times New Roman"/>
          <w:sz w:val="24"/>
          <w:szCs w:val="24"/>
        </w:rPr>
        <w:t xml:space="preserve">, Christopher et al. “Global disability-adjusted life-year estimates of long-term health burden and undernutrition attributable to </w:t>
      </w:r>
      <w:proofErr w:type="spellStart"/>
      <w:r w:rsidRPr="00201DFD">
        <w:rPr>
          <w:rFonts w:ascii="Times" w:hAnsi="Times" w:cs="Times New Roman"/>
          <w:sz w:val="24"/>
          <w:szCs w:val="24"/>
        </w:rPr>
        <w:t>diarrhoeal</w:t>
      </w:r>
      <w:proofErr w:type="spellEnd"/>
      <w:r w:rsidRPr="00201DFD">
        <w:rPr>
          <w:rFonts w:ascii="Times" w:hAnsi="Times" w:cs="Times New Roman"/>
          <w:sz w:val="24"/>
          <w:szCs w:val="24"/>
        </w:rPr>
        <w:t xml:space="preserve"> diseases in children younger than 5 years.” The Lancet. Global health vol. 6,3 (2018): e255-e269. doi:10.1016/S2214-109</w:t>
      </w:r>
      <w:proofErr w:type="gramStart"/>
      <w:r w:rsidRPr="00201DFD">
        <w:rPr>
          <w:rFonts w:ascii="Times" w:hAnsi="Times" w:cs="Times New Roman"/>
          <w:sz w:val="24"/>
          <w:szCs w:val="24"/>
        </w:rPr>
        <w:t>X(</w:t>
      </w:r>
      <w:proofErr w:type="gramEnd"/>
      <w:r w:rsidRPr="00201DFD">
        <w:rPr>
          <w:rFonts w:ascii="Times" w:hAnsi="Times" w:cs="Times New Roman"/>
          <w:sz w:val="24"/>
          <w:szCs w:val="24"/>
        </w:rPr>
        <w:t>18)30045-7</w:t>
      </w:r>
    </w:p>
    <w:p w14:paraId="23D44B1A" w14:textId="77777777" w:rsidR="00964B5E" w:rsidRDefault="00773F23" w:rsidP="00CE447F">
      <w:pPr>
        <w:pStyle w:val="BodyText3"/>
        <w:spacing w:after="0"/>
        <w:ind w:left="720" w:right="76"/>
        <w:rPr>
          <w:rFonts w:ascii="Times" w:hAnsi="Times" w:cs="Times New Roman"/>
          <w:sz w:val="24"/>
          <w:szCs w:val="24"/>
        </w:rPr>
      </w:pPr>
      <w:r w:rsidRPr="00201DFD">
        <w:rPr>
          <w:rFonts w:ascii="Times" w:hAnsi="Times" w:cs="Times New Roman"/>
          <w:b/>
          <w:bCs/>
          <w:sz w:val="24"/>
          <w:szCs w:val="24"/>
        </w:rPr>
        <w:t>REPLY</w:t>
      </w:r>
      <w:commentRangeStart w:id="123"/>
      <w:r w:rsidRPr="00201DFD">
        <w:rPr>
          <w:rFonts w:ascii="Times" w:hAnsi="Times" w:cs="Times New Roman"/>
          <w:b/>
          <w:bCs/>
          <w:sz w:val="24"/>
          <w:szCs w:val="24"/>
        </w:rPr>
        <w:t>:</w:t>
      </w:r>
      <w:r w:rsidRPr="00201DFD">
        <w:rPr>
          <w:rFonts w:ascii="Times" w:hAnsi="Times" w:cs="Times New Roman"/>
          <w:sz w:val="24"/>
          <w:szCs w:val="24"/>
        </w:rPr>
        <w:t xml:space="preserve"> </w:t>
      </w:r>
      <w:r w:rsidR="00CE447F" w:rsidRPr="00964B5E">
        <w:rPr>
          <w:rFonts w:ascii="Times" w:hAnsi="Times" w:cs="Times New Roman"/>
          <w:sz w:val="24"/>
          <w:szCs w:val="24"/>
        </w:rPr>
        <w:t>Diarrheal outcomes will be converted to DALYs using established methods.</w:t>
      </w:r>
      <w:r w:rsidR="00964B5E">
        <w:rPr>
          <w:rFonts w:ascii="Times" w:hAnsi="Times" w:cs="Times New Roman"/>
          <w:sz w:val="24"/>
          <w:szCs w:val="24"/>
        </w:rPr>
        <w:t xml:space="preserve"> </w:t>
      </w:r>
    </w:p>
    <w:p w14:paraId="55C36C88" w14:textId="48CBE6C0" w:rsidR="00773F23" w:rsidRPr="00201DFD" w:rsidRDefault="00964B5E" w:rsidP="00964B5E">
      <w:pPr>
        <w:pStyle w:val="BodyText3"/>
        <w:spacing w:after="0"/>
        <w:ind w:left="1440" w:right="76"/>
        <w:rPr>
          <w:rFonts w:ascii="Times" w:hAnsi="Times" w:cs="Times New Roman"/>
          <w:sz w:val="24"/>
          <w:szCs w:val="24"/>
        </w:rPr>
      </w:pPr>
      <w:r>
        <w:rPr>
          <w:rFonts w:ascii="Times" w:hAnsi="Times" w:cs="Times New Roman"/>
          <w:b/>
          <w:bCs/>
          <w:sz w:val="24"/>
          <w:szCs w:val="24"/>
        </w:rPr>
        <w:lastRenderedPageBreak/>
        <w:t xml:space="preserve">    </w:t>
      </w:r>
      <w:r w:rsidR="00EC33CA" w:rsidRPr="00964B5E">
        <w:rPr>
          <w:rFonts w:ascii="Times" w:hAnsi="Times" w:cs="Times New Roman"/>
          <w:sz w:val="24"/>
          <w:szCs w:val="24"/>
        </w:rPr>
        <w:t>See Reviewer Comment 1.</w:t>
      </w:r>
      <w:commentRangeEnd w:id="123"/>
      <w:r w:rsidR="002566CD">
        <w:rPr>
          <w:rStyle w:val="CommentReference"/>
        </w:rPr>
        <w:commentReference w:id="123"/>
      </w:r>
    </w:p>
    <w:p w14:paraId="1CF9724E" w14:textId="77777777" w:rsidR="00C32ECB" w:rsidRPr="00201DFD" w:rsidRDefault="00C32ECB" w:rsidP="00773F23">
      <w:pPr>
        <w:pStyle w:val="BodyText3"/>
        <w:spacing w:after="0"/>
        <w:ind w:left="1440" w:right="76"/>
        <w:rPr>
          <w:rFonts w:ascii="Times" w:hAnsi="Times" w:cs="Times New Roman"/>
          <w:sz w:val="24"/>
          <w:szCs w:val="24"/>
        </w:rPr>
      </w:pPr>
    </w:p>
    <w:p w14:paraId="28A2ED6F" w14:textId="1E584B32" w:rsidR="00C32ECB" w:rsidRPr="00201DFD" w:rsidRDefault="00B64BC5" w:rsidP="00773F23">
      <w:pPr>
        <w:pStyle w:val="BodyText3"/>
        <w:widowControl/>
        <w:autoSpaceDE/>
        <w:autoSpaceDN/>
        <w:spacing w:after="0"/>
        <w:ind w:right="76"/>
        <w:rPr>
          <w:rFonts w:ascii="Times" w:hAnsi="Times" w:cs="Times New Roman"/>
          <w:sz w:val="24"/>
          <w:szCs w:val="24"/>
        </w:rPr>
      </w:pPr>
      <w:r w:rsidRPr="00201DFD">
        <w:rPr>
          <w:rFonts w:ascii="Times" w:hAnsi="Times" w:cs="Times New Roman"/>
          <w:b/>
          <w:bCs/>
          <w:sz w:val="24"/>
          <w:szCs w:val="24"/>
        </w:rPr>
        <w:t>REVIEWER COMMENT 3:</w:t>
      </w:r>
      <w:r w:rsidRPr="00201DFD">
        <w:rPr>
          <w:rFonts w:ascii="Times" w:hAnsi="Times" w:cs="Times New Roman"/>
          <w:sz w:val="24"/>
          <w:szCs w:val="24"/>
        </w:rPr>
        <w:t xml:space="preserve"> </w:t>
      </w:r>
      <w:r w:rsidR="00C32ECB" w:rsidRPr="00201DFD">
        <w:rPr>
          <w:rFonts w:ascii="Times" w:hAnsi="Times" w:cs="Times New Roman"/>
          <w:sz w:val="24"/>
          <w:szCs w:val="24"/>
        </w:rPr>
        <w:t xml:space="preserve">There are several key steps of a cost-effectiveness analysis that are missing from this proposal. </w:t>
      </w:r>
    </w:p>
    <w:p w14:paraId="0D7B7FAA" w14:textId="77777777" w:rsidR="00C32ECB" w:rsidRPr="00201DFD" w:rsidRDefault="00C32ECB" w:rsidP="00773F23">
      <w:pPr>
        <w:pStyle w:val="BodyText3"/>
        <w:widowControl/>
        <w:numPr>
          <w:ilvl w:val="1"/>
          <w:numId w:val="1"/>
        </w:numPr>
        <w:autoSpaceDE/>
        <w:autoSpaceDN/>
        <w:spacing w:after="0"/>
        <w:ind w:right="76"/>
        <w:rPr>
          <w:rFonts w:ascii="Times" w:hAnsi="Times" w:cs="Times New Roman"/>
          <w:sz w:val="24"/>
          <w:szCs w:val="24"/>
        </w:rPr>
      </w:pPr>
      <w:r w:rsidRPr="00201DFD">
        <w:rPr>
          <w:rFonts w:ascii="Times" w:hAnsi="Times" w:cs="Times New Roman"/>
          <w:b/>
          <w:sz w:val="24"/>
          <w:szCs w:val="24"/>
        </w:rPr>
        <w:t>Perspective:</w:t>
      </w:r>
      <w:r w:rsidRPr="00201DFD">
        <w:rPr>
          <w:rFonts w:ascii="Times" w:hAnsi="Times" w:cs="Times New Roman"/>
          <w:sz w:val="24"/>
          <w:szCs w:val="24"/>
        </w:rPr>
        <w:t xml:space="preserve"> The author says they are not able to use a societal perspective due to limitations of the available data. However, they do not state from which perspective they will conduct the CEA. Who is paying for the fluid resuscitation treatment? Are patients paying out of pocket? If so, then costing is from a patient perspective. Are the health facilities paying? If so, then this is a provider perspective. Are national health insurance funds or NGOs paying for this? If so, then a health systems perspective might be more appropriate. This needs to be clear before starting any CEA.  </w:t>
      </w:r>
    </w:p>
    <w:p w14:paraId="55DD430C" w14:textId="77777777" w:rsidR="00C32ECB" w:rsidRPr="00201DFD" w:rsidRDefault="00C32ECB" w:rsidP="00773F23">
      <w:pPr>
        <w:pStyle w:val="BodyText3"/>
        <w:widowControl/>
        <w:numPr>
          <w:ilvl w:val="1"/>
          <w:numId w:val="1"/>
        </w:numPr>
        <w:autoSpaceDE/>
        <w:autoSpaceDN/>
        <w:spacing w:after="0"/>
        <w:ind w:right="76"/>
        <w:rPr>
          <w:rFonts w:ascii="Times" w:hAnsi="Times" w:cs="Times New Roman"/>
          <w:b/>
          <w:sz w:val="24"/>
          <w:szCs w:val="24"/>
        </w:rPr>
      </w:pPr>
      <w:r w:rsidRPr="00201DFD">
        <w:rPr>
          <w:rFonts w:ascii="Times" w:hAnsi="Times" w:cs="Times New Roman"/>
          <w:b/>
          <w:sz w:val="24"/>
          <w:szCs w:val="24"/>
        </w:rPr>
        <w:t>Cost-effectiveness measure:</w:t>
      </w:r>
      <w:r w:rsidRPr="00201DFD">
        <w:rPr>
          <w:rFonts w:ascii="Times" w:hAnsi="Times" w:cs="Times New Roman"/>
          <w:sz w:val="24"/>
          <w:szCs w:val="24"/>
        </w:rPr>
        <w:t xml:space="preserve"> Once the effectiveness measure is clear, how will cost-effectiveness be measured? Generally, this is measured via the incremental cost-effectiveness ratio (ICER). I would like to see the most basic formula for constructing an incremental cost-effectiveness ratio (ΔC/ΔE) included in the proposal to know that the applicant understands what is needed. </w:t>
      </w:r>
    </w:p>
    <w:p w14:paraId="2461F63B" w14:textId="77777777" w:rsidR="00C32ECB" w:rsidRPr="00201DFD" w:rsidRDefault="00C32ECB" w:rsidP="00773F23">
      <w:pPr>
        <w:pStyle w:val="BodyText3"/>
        <w:widowControl/>
        <w:numPr>
          <w:ilvl w:val="1"/>
          <w:numId w:val="1"/>
        </w:numPr>
        <w:autoSpaceDE/>
        <w:autoSpaceDN/>
        <w:spacing w:after="0"/>
        <w:ind w:right="76"/>
        <w:rPr>
          <w:rFonts w:ascii="Times" w:hAnsi="Times" w:cs="Times New Roman"/>
          <w:b/>
          <w:sz w:val="24"/>
          <w:szCs w:val="24"/>
        </w:rPr>
      </w:pPr>
      <w:r w:rsidRPr="00201DFD">
        <w:rPr>
          <w:rFonts w:ascii="Times" w:hAnsi="Times" w:cs="Times New Roman"/>
          <w:b/>
          <w:sz w:val="24"/>
          <w:szCs w:val="24"/>
        </w:rPr>
        <w:t xml:space="preserve">Willingness to pay thresholds: </w:t>
      </w:r>
      <w:r w:rsidRPr="00201DFD">
        <w:rPr>
          <w:rFonts w:ascii="Times" w:hAnsi="Times" w:cs="Times New Roman"/>
          <w:sz w:val="24"/>
          <w:szCs w:val="24"/>
        </w:rPr>
        <w:t>Once we have the ICERs for each comparison, how will we know that a given model is cost-effective compared to the WHO algorithm? Each ICER will need to be compared against a willingness-to-pay threshold. A commonly used threshold (though by no means the only one) is the WHO threshold of 1x, 2x, or 3x a country’s gross domestic product per capita corresponding to cost-effective, moderately cost-effective, and highly cost-effective. See for example:</w:t>
      </w:r>
    </w:p>
    <w:p w14:paraId="5D300B3A" w14:textId="1C6E9C18" w:rsidR="00C32ECB" w:rsidRPr="00201DFD" w:rsidRDefault="00C32ECB" w:rsidP="00773F23">
      <w:pPr>
        <w:pStyle w:val="BodyText3"/>
        <w:widowControl/>
        <w:numPr>
          <w:ilvl w:val="2"/>
          <w:numId w:val="1"/>
        </w:numPr>
        <w:autoSpaceDE/>
        <w:autoSpaceDN/>
        <w:spacing w:after="0"/>
        <w:ind w:right="76"/>
        <w:rPr>
          <w:rFonts w:ascii="Times" w:hAnsi="Times" w:cs="Times New Roman"/>
          <w:sz w:val="24"/>
          <w:szCs w:val="24"/>
        </w:rPr>
      </w:pPr>
      <w:r w:rsidRPr="00201DFD">
        <w:rPr>
          <w:rFonts w:ascii="Times" w:hAnsi="Times" w:cs="Times New Roman"/>
          <w:sz w:val="24"/>
          <w:szCs w:val="24"/>
        </w:rPr>
        <w:t>Marseille, Elliot et al. “Thresholds for the cost-effectiveness of interventions: alternative approaches.” Bulletin of the World Health Organization vol. 93,2 (2015): 118-24. doi:10.2471/BLT.14.138206</w:t>
      </w:r>
    </w:p>
    <w:p w14:paraId="165B69DE" w14:textId="72D9DBF0" w:rsidR="00434664" w:rsidRPr="00201DFD" w:rsidRDefault="00773F23" w:rsidP="00A933A5">
      <w:pPr>
        <w:pStyle w:val="BodyText3"/>
        <w:widowControl/>
        <w:autoSpaceDE/>
        <w:autoSpaceDN/>
        <w:spacing w:after="0"/>
        <w:ind w:right="76" w:firstLine="720"/>
        <w:rPr>
          <w:rFonts w:ascii="Times" w:hAnsi="Times" w:cs="Times New Roman"/>
          <w:sz w:val="24"/>
          <w:szCs w:val="24"/>
        </w:rPr>
      </w:pPr>
      <w:r w:rsidRPr="00201DFD">
        <w:rPr>
          <w:rFonts w:ascii="Times" w:hAnsi="Times" w:cs="Times New Roman"/>
          <w:b/>
          <w:bCs/>
          <w:sz w:val="24"/>
          <w:szCs w:val="24"/>
        </w:rPr>
        <w:t xml:space="preserve">REPLY: </w:t>
      </w:r>
    </w:p>
    <w:p w14:paraId="34288F37" w14:textId="2DBC5B22" w:rsidR="00A65CBD" w:rsidRPr="00A14191" w:rsidRDefault="00A65CBD" w:rsidP="00A65CBD">
      <w:pPr>
        <w:pStyle w:val="BodyText3"/>
        <w:widowControl/>
        <w:numPr>
          <w:ilvl w:val="1"/>
          <w:numId w:val="1"/>
        </w:numPr>
        <w:autoSpaceDE/>
        <w:autoSpaceDN/>
        <w:spacing w:after="0"/>
        <w:ind w:right="76"/>
        <w:rPr>
          <w:rFonts w:ascii="Times" w:hAnsi="Times" w:cs="Times New Roman"/>
          <w:sz w:val="24"/>
          <w:szCs w:val="24"/>
          <w:highlight w:val="yellow"/>
        </w:rPr>
      </w:pPr>
      <w:r w:rsidRPr="00A14191">
        <w:rPr>
          <w:rFonts w:ascii="Times" w:hAnsi="Times" w:cs="Times New Roman"/>
          <w:b/>
          <w:sz w:val="24"/>
          <w:szCs w:val="24"/>
          <w:highlight w:val="yellow"/>
        </w:rPr>
        <w:t>Perspective</w:t>
      </w:r>
      <w:commentRangeStart w:id="124"/>
      <w:r w:rsidRPr="00A14191">
        <w:rPr>
          <w:rFonts w:ascii="Times" w:hAnsi="Times" w:cs="Times New Roman"/>
          <w:b/>
          <w:sz w:val="24"/>
          <w:szCs w:val="24"/>
          <w:highlight w:val="yellow"/>
        </w:rPr>
        <w:t>:</w:t>
      </w:r>
      <w:r w:rsidRPr="00A14191">
        <w:rPr>
          <w:rFonts w:ascii="Times" w:hAnsi="Times" w:cs="Times New Roman"/>
          <w:sz w:val="24"/>
          <w:szCs w:val="24"/>
          <w:highlight w:val="yellow"/>
        </w:rPr>
        <w:t xml:space="preserve"> </w:t>
      </w:r>
      <w:r w:rsidR="00201DFD" w:rsidRPr="00A14191">
        <w:rPr>
          <w:rFonts w:ascii="Times" w:hAnsi="Times" w:cs="Times New Roman"/>
          <w:sz w:val="24"/>
          <w:szCs w:val="24"/>
          <w:highlight w:val="yellow"/>
        </w:rPr>
        <w:t xml:space="preserve">We will </w:t>
      </w:r>
      <w:r w:rsidR="008A3FE5" w:rsidRPr="00A14191">
        <w:rPr>
          <w:rFonts w:ascii="Times" w:hAnsi="Times" w:cs="Times New Roman"/>
          <w:sz w:val="24"/>
          <w:szCs w:val="24"/>
          <w:highlight w:val="yellow"/>
        </w:rPr>
        <w:t xml:space="preserve">need </w:t>
      </w:r>
      <w:r w:rsidR="00345FF0" w:rsidRPr="00A14191">
        <w:rPr>
          <w:rFonts w:ascii="Times" w:hAnsi="Times" w:cs="Times New Roman"/>
          <w:sz w:val="24"/>
          <w:szCs w:val="24"/>
          <w:highlight w:val="yellow"/>
        </w:rPr>
        <w:t xml:space="preserve">the societal perspective </w:t>
      </w:r>
      <w:r w:rsidR="00936682" w:rsidRPr="00A14191">
        <w:rPr>
          <w:rFonts w:ascii="Times" w:hAnsi="Times" w:cs="Times New Roman"/>
          <w:sz w:val="24"/>
          <w:szCs w:val="24"/>
          <w:highlight w:val="yellow"/>
        </w:rPr>
        <w:t>for the eventual manuscript, b</w:t>
      </w:r>
      <w:r w:rsidR="00BD0104" w:rsidRPr="00A14191">
        <w:rPr>
          <w:rFonts w:ascii="Times" w:hAnsi="Times" w:cs="Times New Roman"/>
          <w:sz w:val="24"/>
          <w:szCs w:val="24"/>
          <w:highlight w:val="yellow"/>
        </w:rPr>
        <w:t xml:space="preserve">ased on my discussions with the reviewer and </w:t>
      </w:r>
      <w:r w:rsidR="00E27CAE">
        <w:rPr>
          <w:rFonts w:ascii="Times" w:hAnsi="Times" w:cs="Times New Roman"/>
          <w:sz w:val="24"/>
          <w:szCs w:val="24"/>
          <w:highlight w:val="yellow"/>
        </w:rPr>
        <w:t>Dr. Popp</w:t>
      </w:r>
      <w:r w:rsidR="00936682" w:rsidRPr="00A14191">
        <w:rPr>
          <w:rFonts w:ascii="Times" w:hAnsi="Times" w:cs="Times New Roman"/>
          <w:sz w:val="24"/>
          <w:szCs w:val="24"/>
          <w:highlight w:val="yellow"/>
        </w:rPr>
        <w:t xml:space="preserve">. </w:t>
      </w:r>
      <w:r w:rsidR="00A14191" w:rsidRPr="00A14191">
        <w:rPr>
          <w:rFonts w:ascii="Times" w:hAnsi="Times" w:cs="Times New Roman"/>
          <w:sz w:val="24"/>
          <w:szCs w:val="24"/>
          <w:highlight w:val="yellow"/>
        </w:rPr>
        <w:t xml:space="preserve">To accomplish this, I will work with Dr. Adam Levine’s clinical research team to ascertain the hourly salaries for nurses and doctors and model costs such as transportation fees for patients and missed days of work. </w:t>
      </w:r>
      <w:commentRangeEnd w:id="124"/>
      <w:r w:rsidR="00B856D1">
        <w:rPr>
          <w:rStyle w:val="CommentReference"/>
        </w:rPr>
        <w:commentReference w:id="124"/>
      </w:r>
    </w:p>
    <w:p w14:paraId="2537B67A" w14:textId="438449F5" w:rsidR="00DA01EE" w:rsidRPr="00DA01EE" w:rsidRDefault="00A65CBD" w:rsidP="00936682">
      <w:pPr>
        <w:pStyle w:val="BodyText3"/>
        <w:widowControl/>
        <w:numPr>
          <w:ilvl w:val="1"/>
          <w:numId w:val="1"/>
        </w:numPr>
        <w:autoSpaceDE/>
        <w:autoSpaceDN/>
        <w:spacing w:after="0"/>
        <w:ind w:right="76"/>
        <w:rPr>
          <w:ins w:id="125" w:author="Popp, Jonah" w:date="2022-06-17T12:37:00Z"/>
          <w:rFonts w:ascii="Times" w:hAnsi="Times" w:cs="Times New Roman"/>
          <w:b/>
          <w:sz w:val="24"/>
          <w:szCs w:val="24"/>
          <w:highlight w:val="yellow"/>
          <w:rPrChange w:id="126" w:author="Popp, Jonah" w:date="2022-06-17T12:37:00Z">
            <w:rPr>
              <w:ins w:id="127" w:author="Popp, Jonah" w:date="2022-06-17T12:37:00Z"/>
              <w:rFonts w:ascii="Times" w:hAnsi="Times" w:cs="Times New Roman"/>
              <w:sz w:val="24"/>
              <w:szCs w:val="24"/>
              <w:highlight w:val="yellow"/>
            </w:rPr>
          </w:rPrChange>
        </w:rPr>
      </w:pPr>
      <w:r w:rsidRPr="00A14191">
        <w:rPr>
          <w:rFonts w:ascii="Times" w:hAnsi="Times" w:cs="Times New Roman"/>
          <w:b/>
          <w:sz w:val="24"/>
          <w:szCs w:val="24"/>
          <w:highlight w:val="yellow"/>
        </w:rPr>
        <w:t>Cost-effectiveness measure:</w:t>
      </w:r>
      <w:r w:rsidRPr="00A14191">
        <w:rPr>
          <w:rFonts w:ascii="Times" w:hAnsi="Times" w:cs="Times New Roman"/>
          <w:sz w:val="24"/>
          <w:szCs w:val="24"/>
          <w:highlight w:val="yellow"/>
        </w:rPr>
        <w:t xml:space="preserve"> </w:t>
      </w:r>
      <w:del w:id="128" w:author="Popp, Jonah" w:date="2022-06-17T12:31:00Z">
        <w:r w:rsidR="00936682" w:rsidRPr="00A14191" w:rsidDel="00B856D1">
          <w:rPr>
            <w:rFonts w:ascii="Times" w:hAnsi="Times" w:cs="Times New Roman"/>
            <w:sz w:val="24"/>
            <w:szCs w:val="24"/>
            <w:highlight w:val="yellow"/>
          </w:rPr>
          <w:delText xml:space="preserve">See Reviewer Comment 1 for the two possible effectiveness measures we can use. </w:delText>
        </w:r>
      </w:del>
      <w:ins w:id="129" w:author="Popp, Jonah" w:date="2022-06-17T12:32:00Z">
        <w:r w:rsidR="00B856D1">
          <w:rPr>
            <w:rFonts w:ascii="Times" w:hAnsi="Times" w:cs="Times New Roman"/>
            <w:sz w:val="24"/>
            <w:szCs w:val="24"/>
            <w:highlight w:val="yellow"/>
          </w:rPr>
          <w:t>To estimate the cost-effectiveness of using the different prediction models relative to care as usual, we will calculate the incremental cost-effectiveness ratio (ICER)</w:t>
        </w:r>
      </w:ins>
      <w:ins w:id="130" w:author="Popp, Jonah" w:date="2022-06-17T12:33:00Z">
        <w:r w:rsidR="00B856D1">
          <w:rPr>
            <w:rFonts w:ascii="Times" w:hAnsi="Times" w:cs="Times New Roman"/>
            <w:sz w:val="24"/>
            <w:szCs w:val="24"/>
            <w:highlight w:val="yellow"/>
          </w:rPr>
          <w:t>, defined below.</w:t>
        </w:r>
      </w:ins>
      <w:ins w:id="131" w:author="Popp, Jonah" w:date="2022-06-17T12:35:00Z">
        <w:r w:rsidR="00DA01EE">
          <w:rPr>
            <w:rFonts w:ascii="Times" w:hAnsi="Times" w:cs="Times New Roman"/>
            <w:sz w:val="24"/>
            <w:szCs w:val="24"/>
            <w:highlight w:val="yellow"/>
          </w:rPr>
          <w:t xml:space="preserve"> </w:t>
        </w:r>
      </w:ins>
      <w:ins w:id="132" w:author="Popp, Jonah" w:date="2022-06-17T12:36:00Z">
        <w:r w:rsidR="00DA01EE">
          <w:rPr>
            <w:rFonts w:ascii="Times" w:hAnsi="Times" w:cs="Times New Roman"/>
            <w:sz w:val="24"/>
            <w:szCs w:val="24"/>
            <w:highlight w:val="yellow"/>
          </w:rPr>
          <w:t>Specifically, we wi</w:t>
        </w:r>
      </w:ins>
      <w:ins w:id="133" w:author="Popp, Jonah" w:date="2022-06-17T12:37:00Z">
        <w:r w:rsidR="00DA01EE">
          <w:rPr>
            <w:rFonts w:ascii="Times" w:hAnsi="Times" w:cs="Times New Roman"/>
            <w:sz w:val="24"/>
            <w:szCs w:val="24"/>
            <w:highlight w:val="yellow"/>
          </w:rPr>
          <w:t xml:space="preserve">ll compare each triage strategy (excluding the least effective strategy) </w:t>
        </w:r>
      </w:ins>
      <w:ins w:id="134" w:author="Popp, Jonah" w:date="2022-06-17T12:38:00Z">
        <w:r w:rsidR="00DA01EE">
          <w:rPr>
            <w:rFonts w:ascii="Times" w:hAnsi="Times" w:cs="Times New Roman"/>
            <w:sz w:val="24"/>
            <w:szCs w:val="24"/>
            <w:highlight w:val="yellow"/>
          </w:rPr>
          <w:t>with</w:t>
        </w:r>
      </w:ins>
      <w:ins w:id="135" w:author="Popp, Jonah" w:date="2022-06-17T12:37:00Z">
        <w:r w:rsidR="00DA01EE">
          <w:rPr>
            <w:rFonts w:ascii="Times" w:hAnsi="Times" w:cs="Times New Roman"/>
            <w:sz w:val="24"/>
            <w:szCs w:val="24"/>
            <w:highlight w:val="yellow"/>
          </w:rPr>
          <w:t xml:space="preserve"> the </w:t>
        </w:r>
      </w:ins>
      <w:ins w:id="136" w:author="Popp, Jonah" w:date="2022-06-17T12:38:00Z">
        <w:r w:rsidR="00DA01EE">
          <w:rPr>
            <w:rFonts w:ascii="Times" w:hAnsi="Times" w:cs="Times New Roman"/>
            <w:sz w:val="24"/>
            <w:szCs w:val="24"/>
            <w:highlight w:val="yellow"/>
          </w:rPr>
          <w:t xml:space="preserve">next most effective strategy, e.g., strategy B with the somewhat less effective strategy </w:t>
        </w:r>
      </w:ins>
      <w:ins w:id="137" w:author="Popp, Jonah" w:date="2022-06-17T12:39:00Z">
        <w:r w:rsidR="00DA01EE">
          <w:rPr>
            <w:rFonts w:ascii="Times" w:hAnsi="Times" w:cs="Times New Roman"/>
            <w:sz w:val="24"/>
            <w:szCs w:val="24"/>
            <w:highlight w:val="yellow"/>
          </w:rPr>
          <w:t>A</w:t>
        </w:r>
      </w:ins>
      <w:ins w:id="138" w:author="Popp, Jonah" w:date="2022-06-17T12:41:00Z">
        <w:r w:rsidR="00DD4B6F">
          <w:rPr>
            <w:rFonts w:ascii="Times" w:hAnsi="Times" w:cs="Times New Roman"/>
            <w:sz w:val="24"/>
            <w:szCs w:val="24"/>
            <w:highlight w:val="yellow"/>
          </w:rPr>
          <w:t xml:space="preserve">, by taking the difference </w:t>
        </w:r>
      </w:ins>
      <w:ins w:id="139" w:author="Popp, Jonah" w:date="2022-06-17T12:42:00Z">
        <w:r w:rsidR="00DD4B6F">
          <w:rPr>
            <w:rFonts w:ascii="Times" w:hAnsi="Times" w:cs="Times New Roman"/>
            <w:sz w:val="24"/>
            <w:szCs w:val="24"/>
            <w:highlight w:val="yellow"/>
          </w:rPr>
          <w:t>in effectiveness between the two strat</w:t>
        </w:r>
      </w:ins>
      <w:ins w:id="140" w:author="Popp, Jonah" w:date="2022-06-17T12:43:00Z">
        <w:r w:rsidR="00DD4B6F">
          <w:rPr>
            <w:rFonts w:ascii="Times" w:hAnsi="Times" w:cs="Times New Roman"/>
            <w:sz w:val="24"/>
            <w:szCs w:val="24"/>
            <w:highlight w:val="yellow"/>
          </w:rPr>
          <w:t xml:space="preserve">egies. We will then calculate the difference in mean costs between the </w:t>
        </w:r>
      </w:ins>
      <w:ins w:id="141" w:author="Popp, Jonah" w:date="2022-06-17T12:44:00Z">
        <w:r w:rsidR="00DD4B6F">
          <w:rPr>
            <w:rFonts w:ascii="Times" w:hAnsi="Times" w:cs="Times New Roman"/>
            <w:sz w:val="24"/>
            <w:szCs w:val="24"/>
            <w:highlight w:val="yellow"/>
          </w:rPr>
          <w:t xml:space="preserve">same </w:t>
        </w:r>
      </w:ins>
      <w:ins w:id="142" w:author="Popp, Jonah" w:date="2022-06-17T12:43:00Z">
        <w:r w:rsidR="00DD4B6F">
          <w:rPr>
            <w:rFonts w:ascii="Times" w:hAnsi="Times" w:cs="Times New Roman"/>
            <w:sz w:val="24"/>
            <w:szCs w:val="24"/>
            <w:highlight w:val="yellow"/>
          </w:rPr>
          <w:t xml:space="preserve">two strategies and take the ratio of </w:t>
        </w:r>
      </w:ins>
      <w:ins w:id="143" w:author="Popp, Jonah" w:date="2022-06-17T12:44:00Z">
        <w:r w:rsidR="00DD4B6F">
          <w:rPr>
            <w:rFonts w:ascii="Times" w:hAnsi="Times" w:cs="Times New Roman"/>
            <w:sz w:val="24"/>
            <w:szCs w:val="24"/>
            <w:highlight w:val="yellow"/>
          </w:rPr>
          <w:t xml:space="preserve">the differences (cost to effectiveness). We will </w:t>
        </w:r>
      </w:ins>
      <w:ins w:id="144" w:author="Popp, Jonah" w:date="2022-06-17T12:45:00Z">
        <w:r w:rsidR="00DD4B6F">
          <w:rPr>
            <w:rFonts w:ascii="Times" w:hAnsi="Times" w:cs="Times New Roman"/>
            <w:sz w:val="24"/>
            <w:szCs w:val="24"/>
            <w:highlight w:val="yellow"/>
          </w:rPr>
          <w:t xml:space="preserve">calculate the ICER using both short-term measures of effectiveness and </w:t>
        </w:r>
        <w:r w:rsidR="00054912">
          <w:rPr>
            <w:rFonts w:ascii="Times" w:hAnsi="Times" w:cs="Times New Roman"/>
            <w:sz w:val="24"/>
            <w:szCs w:val="24"/>
            <w:highlight w:val="yellow"/>
          </w:rPr>
          <w:t>DALYs.</w:t>
        </w:r>
      </w:ins>
    </w:p>
    <w:p w14:paraId="574A61C4" w14:textId="5F4506B2" w:rsidR="00936682" w:rsidRPr="00A14191" w:rsidRDefault="00936682" w:rsidP="00936682">
      <w:pPr>
        <w:pStyle w:val="BodyText3"/>
        <w:widowControl/>
        <w:numPr>
          <w:ilvl w:val="1"/>
          <w:numId w:val="1"/>
        </w:numPr>
        <w:autoSpaceDE/>
        <w:autoSpaceDN/>
        <w:spacing w:after="0"/>
        <w:ind w:right="76"/>
        <w:rPr>
          <w:rFonts w:ascii="Times" w:hAnsi="Times" w:cs="Times New Roman"/>
          <w:b/>
          <w:sz w:val="24"/>
          <w:szCs w:val="24"/>
          <w:highlight w:val="yellow"/>
        </w:rPr>
      </w:pPr>
    </w:p>
    <w:p w14:paraId="130AFC36" w14:textId="33A0866A" w:rsidR="00A65CBD" w:rsidRPr="00A14191" w:rsidRDefault="00936682" w:rsidP="0092490A">
      <w:pPr>
        <w:pStyle w:val="BodyText3"/>
        <w:widowControl/>
        <w:autoSpaceDE/>
        <w:autoSpaceDN/>
        <w:spacing w:after="0"/>
        <w:ind w:left="1440" w:right="76"/>
        <w:rPr>
          <w:rFonts w:ascii="Times" w:hAnsi="Times" w:cs="Times New Roman"/>
          <w:b/>
          <w:sz w:val="24"/>
          <w:szCs w:val="24"/>
          <w:highlight w:val="yellow"/>
        </w:rPr>
      </w:pPr>
      <w:del w:id="145" w:author="Popp, Jonah" w:date="2022-06-17T12:44:00Z">
        <w:r w:rsidRPr="00A14191" w:rsidDel="00DD4B6F">
          <w:rPr>
            <w:rFonts w:ascii="Times" w:hAnsi="Times" w:cs="Times New Roman"/>
            <w:sz w:val="24"/>
            <w:szCs w:val="24"/>
            <w:highlight w:val="yellow"/>
          </w:rPr>
          <w:lastRenderedPageBreak/>
          <w:delText xml:space="preserve">Below is the ICER formula and </w:delText>
        </w:r>
        <w:commentRangeStart w:id="146"/>
        <w:commentRangeStart w:id="147"/>
        <w:r w:rsidR="00794CD7" w:rsidRPr="00A14191" w:rsidDel="00DD4B6F">
          <w:rPr>
            <w:rFonts w:ascii="Times" w:hAnsi="Times" w:cs="Times New Roman"/>
            <w:sz w:val="24"/>
            <w:szCs w:val="24"/>
            <w:highlight w:val="yellow"/>
          </w:rPr>
          <w:delText xml:space="preserve">league </w:delText>
        </w:r>
        <w:r w:rsidRPr="00A14191" w:rsidDel="00DD4B6F">
          <w:rPr>
            <w:rFonts w:ascii="Times" w:hAnsi="Times" w:cs="Times New Roman"/>
            <w:sz w:val="24"/>
            <w:szCs w:val="24"/>
            <w:highlight w:val="yellow"/>
          </w:rPr>
          <w:delText>table</w:delText>
        </w:r>
        <w:commentRangeEnd w:id="146"/>
        <w:r w:rsidR="00794CD7" w:rsidRPr="00A14191" w:rsidDel="00DD4B6F">
          <w:rPr>
            <w:rStyle w:val="CommentReference"/>
            <w:highlight w:val="yellow"/>
          </w:rPr>
          <w:commentReference w:id="146"/>
        </w:r>
      </w:del>
      <w:commentRangeEnd w:id="147"/>
      <w:r w:rsidR="00054912">
        <w:rPr>
          <w:rStyle w:val="CommentReference"/>
        </w:rPr>
        <w:commentReference w:id="147"/>
      </w:r>
      <w:commentRangeStart w:id="148"/>
      <w:del w:id="149" w:author="Popp, Jonah" w:date="2022-06-17T12:44:00Z">
        <w:r w:rsidRPr="00A14191" w:rsidDel="00DD4B6F">
          <w:rPr>
            <w:rFonts w:ascii="Times" w:hAnsi="Times" w:cs="Times New Roman"/>
            <w:sz w:val="24"/>
            <w:szCs w:val="24"/>
            <w:highlight w:val="yellow"/>
          </w:rPr>
          <w:delText xml:space="preserve">. </w:delText>
        </w:r>
      </w:del>
      <w:r w:rsidR="00A13CF4" w:rsidRPr="00A14191">
        <w:rPr>
          <w:rFonts w:ascii="Times" w:hAnsi="Times" w:cs="Times New Roman"/>
          <w:sz w:val="24"/>
          <w:szCs w:val="24"/>
          <w:highlight w:val="yellow"/>
        </w:rPr>
        <w:t xml:space="preserve">Please note that NIRUDAK model is for patients over-five and the DHAKA model is for patients five-and-under (see Reviewer Comment 7), so these models will be assessed separately. </w:t>
      </w:r>
      <w:commentRangeEnd w:id="148"/>
      <w:r w:rsidR="00B856D1">
        <w:rPr>
          <w:rStyle w:val="CommentReference"/>
        </w:rPr>
        <w:commentReference w:id="148"/>
      </w:r>
    </w:p>
    <w:p w14:paraId="49D271DD" w14:textId="77777777" w:rsidR="00971268" w:rsidRPr="00A14191" w:rsidRDefault="00971268" w:rsidP="00971268">
      <w:pPr>
        <w:pStyle w:val="BodyText3"/>
        <w:widowControl/>
        <w:autoSpaceDE/>
        <w:autoSpaceDN/>
        <w:spacing w:after="0"/>
        <w:ind w:right="76"/>
        <w:rPr>
          <w:rFonts w:ascii="Times" w:hAnsi="Times" w:cs="Times New Roman"/>
          <w:b/>
          <w:sz w:val="24"/>
          <w:szCs w:val="24"/>
          <w:highlight w:val="yellow"/>
        </w:rPr>
      </w:pPr>
      <w:commentRangeStart w:id="150"/>
    </w:p>
    <w:p w14:paraId="3A86DC6E" w14:textId="77777777" w:rsidR="00201DFD" w:rsidRPr="00A14191" w:rsidRDefault="00FB338A" w:rsidP="008A3FE5">
      <w:pPr>
        <w:pStyle w:val="BodyText3"/>
        <w:widowControl/>
        <w:autoSpaceDE/>
        <w:autoSpaceDN/>
        <w:spacing w:after="0"/>
        <w:ind w:right="76"/>
        <w:rPr>
          <w:rFonts w:ascii="Times" w:hAnsi="Times" w:cs="Times New Roman"/>
          <w:bCs/>
          <w:sz w:val="24"/>
          <w:szCs w:val="24"/>
          <w:highlight w:val="yellow"/>
        </w:rPr>
      </w:pPr>
      <m:oMathPara>
        <m:oMathParaPr>
          <m:jc m:val="left"/>
        </m:oMathParaPr>
        <m:oMath>
          <m:r>
            <w:rPr>
              <w:rFonts w:ascii="Cambria Math" w:hAnsi="Cambria Math" w:cs="Times New Roman"/>
              <w:sz w:val="24"/>
              <w:szCs w:val="24"/>
              <w:highlight w:val="yellow"/>
            </w:rPr>
            <m:t xml:space="preserve">incremental cost effectiveness ratio </m:t>
          </m:r>
          <m:d>
            <m:dPr>
              <m:ctrlPr>
                <w:rPr>
                  <w:rFonts w:ascii="Cambria Math" w:hAnsi="Cambria Math" w:cs="Times New Roman"/>
                  <w:bCs/>
                  <w:i/>
                  <w:sz w:val="24"/>
                  <w:szCs w:val="24"/>
                  <w:highlight w:val="yellow"/>
                </w:rPr>
              </m:ctrlPr>
            </m:dPr>
            <m:e>
              <m:r>
                <w:rPr>
                  <w:rFonts w:ascii="Cambria Math" w:hAnsi="Cambria Math" w:cs="Times New Roman"/>
                  <w:sz w:val="24"/>
                  <w:szCs w:val="24"/>
                  <w:highlight w:val="yellow"/>
                </w:rPr>
                <m:t>ICER</m:t>
              </m:r>
            </m:e>
          </m:d>
        </m:oMath>
      </m:oMathPara>
    </w:p>
    <w:p w14:paraId="146D756C" w14:textId="2E00EA6A" w:rsidR="00FB338A" w:rsidRPr="00A14191" w:rsidRDefault="00FB338A" w:rsidP="00FB338A">
      <w:pPr>
        <w:pStyle w:val="BodyText3"/>
        <w:widowControl/>
        <w:autoSpaceDE/>
        <w:autoSpaceDN/>
        <w:spacing w:after="0"/>
        <w:ind w:left="2160" w:right="76"/>
        <w:rPr>
          <w:rFonts w:ascii="Calibri" w:hAnsi="Calibri" w:cs="Calibri"/>
          <w:bCs/>
          <w:sz w:val="24"/>
          <w:szCs w:val="24"/>
          <w:highlight w:val="yellow"/>
        </w:rPr>
      </w:pPr>
      <m:oMathPara>
        <m:oMathParaPr>
          <m:jc m:val="left"/>
        </m:oMathParaPr>
        <m:oMath>
          <m:r>
            <w:rPr>
              <w:rFonts w:ascii="Cambria Math" w:hAnsi="Cambria Math" w:cs="Calibri"/>
              <w:sz w:val="24"/>
              <w:szCs w:val="24"/>
              <w:highlight w:val="yellow"/>
            </w:rPr>
            <m:t xml:space="preserve">= </m:t>
          </m:r>
          <m:f>
            <m:fPr>
              <m:ctrlPr>
                <w:rPr>
                  <w:rFonts w:ascii="Cambria Math" w:hAnsi="Cambria Math" w:cs="Calibri"/>
                  <w:bCs/>
                  <w:i/>
                  <w:sz w:val="24"/>
                  <w:szCs w:val="24"/>
                  <w:highlight w:val="yellow"/>
                </w:rPr>
              </m:ctrlPr>
            </m:fPr>
            <m:num>
              <m:r>
                <w:rPr>
                  <w:rFonts w:ascii="Cambria Math" w:hAnsi="Cambria Math" w:cs="Calibri"/>
                  <w:sz w:val="24"/>
                  <w:szCs w:val="24"/>
                  <w:highlight w:val="yellow"/>
                </w:rPr>
                <m:t>∆Cost</m:t>
              </m:r>
            </m:num>
            <m:den>
              <m:r>
                <w:rPr>
                  <w:rFonts w:ascii="Cambria Math" w:hAnsi="Cambria Math" w:cs="Calibri"/>
                  <w:sz w:val="24"/>
                  <w:szCs w:val="24"/>
                  <w:highlight w:val="yellow"/>
                </w:rPr>
                <m:t>∆Effectiveness</m:t>
              </m:r>
            </m:den>
          </m:f>
          <m:r>
            <w:rPr>
              <w:rFonts w:ascii="Cambria Math" w:hAnsi="Cambria Math" w:cs="Calibri"/>
              <w:sz w:val="24"/>
              <w:szCs w:val="24"/>
              <w:highlight w:val="yellow"/>
            </w:rPr>
            <m:t>=</m:t>
          </m:r>
          <m:f>
            <m:fPr>
              <m:ctrlPr>
                <w:rPr>
                  <w:rFonts w:ascii="Cambria Math" w:hAnsi="Cambria Math" w:cs="Calibri"/>
                  <w:bCs/>
                  <w:i/>
                  <w:sz w:val="24"/>
                  <w:szCs w:val="24"/>
                  <w:highlight w:val="yellow"/>
                </w:rPr>
              </m:ctrlPr>
            </m:fPr>
            <m:num>
              <m:sSub>
                <m:sSubPr>
                  <m:ctrlPr>
                    <w:rPr>
                      <w:rFonts w:ascii="Cambria Math" w:hAnsi="Cambria Math" w:cs="Calibri"/>
                      <w:bCs/>
                      <w:i/>
                      <w:sz w:val="24"/>
                      <w:szCs w:val="24"/>
                      <w:highlight w:val="yellow"/>
                    </w:rPr>
                  </m:ctrlPr>
                </m:sSubPr>
                <m:e>
                  <m:r>
                    <w:rPr>
                      <w:rFonts w:ascii="Cambria Math" w:hAnsi="Cambria Math" w:cs="Calibri"/>
                      <w:sz w:val="24"/>
                      <w:szCs w:val="24"/>
                      <w:highlight w:val="yellow"/>
                    </w:rPr>
                    <m:t>Cost</m:t>
                  </m:r>
                </m:e>
                <m:sub>
                  <m:r>
                    <w:rPr>
                      <w:rFonts w:ascii="Cambria Math" w:hAnsi="Cambria Math" w:cs="Calibri"/>
                      <w:sz w:val="24"/>
                      <w:szCs w:val="24"/>
                      <w:highlight w:val="yellow"/>
                    </w:rPr>
                    <m:t>intervention (WHO or NIRUDAK/DHAKA)</m:t>
                  </m:r>
                </m:sub>
              </m:sSub>
              <m:r>
                <w:rPr>
                  <w:rFonts w:ascii="Cambria Math" w:hAnsi="Cambria Math" w:cs="Calibri"/>
                  <w:sz w:val="24"/>
                  <w:szCs w:val="24"/>
                  <w:highlight w:val="yellow"/>
                </w:rPr>
                <m:t>-</m:t>
              </m:r>
              <m:sSub>
                <m:sSubPr>
                  <m:ctrlPr>
                    <w:rPr>
                      <w:rFonts w:ascii="Cambria Math" w:hAnsi="Cambria Math" w:cs="Calibri"/>
                      <w:bCs/>
                      <w:i/>
                      <w:sz w:val="24"/>
                      <w:szCs w:val="24"/>
                      <w:highlight w:val="yellow"/>
                    </w:rPr>
                  </m:ctrlPr>
                </m:sSubPr>
                <m:e>
                  <m:r>
                    <w:rPr>
                      <w:rFonts w:ascii="Cambria Math" w:hAnsi="Cambria Math" w:cs="Calibri"/>
                      <w:sz w:val="24"/>
                      <w:szCs w:val="24"/>
                      <w:highlight w:val="yellow"/>
                    </w:rPr>
                    <m:t>Cost</m:t>
                  </m:r>
                </m:e>
                <m:sub>
                  <m:r>
                    <w:rPr>
                      <w:rFonts w:ascii="Cambria Math" w:hAnsi="Cambria Math" w:cs="Calibri"/>
                      <w:sz w:val="24"/>
                      <w:szCs w:val="24"/>
                      <w:highlight w:val="yellow"/>
                    </w:rPr>
                    <m:t>actual care</m:t>
                  </m:r>
                </m:sub>
              </m:sSub>
            </m:num>
            <m:den>
              <m:sSub>
                <m:sSubPr>
                  <m:ctrlPr>
                    <w:rPr>
                      <w:rFonts w:ascii="Cambria Math" w:hAnsi="Cambria Math" w:cs="Calibri"/>
                      <w:bCs/>
                      <w:i/>
                      <w:sz w:val="24"/>
                      <w:szCs w:val="24"/>
                      <w:highlight w:val="yellow"/>
                    </w:rPr>
                  </m:ctrlPr>
                </m:sSubPr>
                <m:e>
                  <m:r>
                    <w:rPr>
                      <w:rFonts w:ascii="Cambria Math" w:hAnsi="Cambria Math" w:cs="Calibri"/>
                      <w:sz w:val="24"/>
                      <w:szCs w:val="24"/>
                      <w:highlight w:val="yellow"/>
                    </w:rPr>
                    <m:t>Effectiveness</m:t>
                  </m:r>
                </m:e>
                <m:sub>
                  <m:r>
                    <w:rPr>
                      <w:rFonts w:ascii="Cambria Math" w:hAnsi="Cambria Math" w:cs="Calibri"/>
                      <w:sz w:val="24"/>
                      <w:szCs w:val="24"/>
                      <w:highlight w:val="yellow"/>
                    </w:rPr>
                    <m:t>intervention (WHO or NIRUDAK/DHAKA)</m:t>
                  </m:r>
                </m:sub>
              </m:sSub>
              <m:r>
                <w:rPr>
                  <w:rFonts w:ascii="Cambria Math" w:hAnsi="Cambria Math" w:cs="Calibri"/>
                  <w:sz w:val="24"/>
                  <w:szCs w:val="24"/>
                  <w:highlight w:val="yellow"/>
                </w:rPr>
                <m:t xml:space="preserve">- </m:t>
              </m:r>
              <m:sSub>
                <m:sSubPr>
                  <m:ctrlPr>
                    <w:rPr>
                      <w:rFonts w:ascii="Cambria Math" w:hAnsi="Cambria Math" w:cs="Calibri"/>
                      <w:bCs/>
                      <w:i/>
                      <w:sz w:val="24"/>
                      <w:szCs w:val="24"/>
                      <w:highlight w:val="yellow"/>
                    </w:rPr>
                  </m:ctrlPr>
                </m:sSubPr>
                <m:e>
                  <m:r>
                    <w:rPr>
                      <w:rFonts w:ascii="Cambria Math" w:hAnsi="Cambria Math" w:cs="Calibri"/>
                      <w:sz w:val="24"/>
                      <w:szCs w:val="24"/>
                      <w:highlight w:val="yellow"/>
                    </w:rPr>
                    <m:t>Effectiveness</m:t>
                  </m:r>
                </m:e>
                <m:sub>
                  <m:r>
                    <w:rPr>
                      <w:rFonts w:ascii="Cambria Math" w:hAnsi="Cambria Math" w:cs="Calibri"/>
                      <w:sz w:val="24"/>
                      <w:szCs w:val="24"/>
                      <w:highlight w:val="yellow"/>
                    </w:rPr>
                    <m:t>actual care</m:t>
                  </m:r>
                </m:sub>
              </m:sSub>
            </m:den>
          </m:f>
          <w:commentRangeEnd w:id="150"/>
          <m:r>
            <m:rPr>
              <m:sty m:val="p"/>
            </m:rPr>
            <w:rPr>
              <w:rStyle w:val="CommentReference"/>
            </w:rPr>
            <w:commentReference w:id="150"/>
          </m:r>
        </m:oMath>
      </m:oMathPara>
    </w:p>
    <w:p w14:paraId="6C70E2C1" w14:textId="41B8068A"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bl>
      <w:tblPr>
        <w:tblStyle w:val="TableGrid"/>
        <w:tblW w:w="0" w:type="auto"/>
        <w:tblLayout w:type="fixed"/>
        <w:tblLook w:val="04A0" w:firstRow="1" w:lastRow="0" w:firstColumn="1" w:lastColumn="0" w:noHBand="0" w:noVBand="1"/>
      </w:tblPr>
      <w:tblGrid>
        <w:gridCol w:w="1795"/>
        <w:gridCol w:w="990"/>
        <w:gridCol w:w="1710"/>
        <w:gridCol w:w="2070"/>
        <w:gridCol w:w="1800"/>
        <w:gridCol w:w="985"/>
      </w:tblGrid>
      <w:tr w:rsidR="00A13CF4" w:rsidRPr="00A14191" w14:paraId="285D6613" w14:textId="3C4220AF" w:rsidTr="00A13CF4">
        <w:tc>
          <w:tcPr>
            <w:tcW w:w="1795" w:type="dxa"/>
          </w:tcPr>
          <w:p w14:paraId="00D71801" w14:textId="69FF04F3"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TREATMENT</w:t>
            </w:r>
          </w:p>
        </w:tc>
        <w:tc>
          <w:tcPr>
            <w:tcW w:w="990" w:type="dxa"/>
          </w:tcPr>
          <w:p w14:paraId="56C08AA5" w14:textId="6D32E1FA"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COST</w:t>
            </w:r>
          </w:p>
        </w:tc>
        <w:tc>
          <w:tcPr>
            <w:tcW w:w="1710" w:type="dxa"/>
          </w:tcPr>
          <w:p w14:paraId="20C2A22E" w14:textId="77777777" w:rsidR="00A13CF4"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EFFECTIVE</w:t>
            </w:r>
            <w:r w:rsidR="00A13CF4" w:rsidRPr="00A14191">
              <w:rPr>
                <w:rFonts w:ascii="Times" w:hAnsi="Times" w:cs="Times New Roman"/>
                <w:bCs/>
                <w:sz w:val="24"/>
                <w:szCs w:val="24"/>
                <w:highlight w:val="yellow"/>
              </w:rPr>
              <w:t>-</w:t>
            </w:r>
          </w:p>
          <w:p w14:paraId="45CD471E"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NESS MEASURE</w:t>
            </w:r>
          </w:p>
          <w:p w14:paraId="3393C332" w14:textId="6FFD24B5" w:rsidR="00936682" w:rsidRPr="00A14191" w:rsidRDefault="00936682"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w:t>
            </w:r>
            <w:proofErr w:type="gramStart"/>
            <w:r w:rsidRPr="00A14191">
              <w:rPr>
                <w:rFonts w:ascii="Times" w:hAnsi="Times" w:cs="Times New Roman"/>
                <w:bCs/>
                <w:sz w:val="24"/>
                <w:szCs w:val="24"/>
                <w:highlight w:val="yellow"/>
              </w:rPr>
              <w:t>see</w:t>
            </w:r>
            <w:proofErr w:type="gramEnd"/>
            <w:r w:rsidRPr="00A14191">
              <w:rPr>
                <w:rFonts w:ascii="Times" w:hAnsi="Times" w:cs="Times New Roman"/>
                <w:bCs/>
                <w:sz w:val="24"/>
                <w:szCs w:val="24"/>
                <w:highlight w:val="yellow"/>
              </w:rPr>
              <w:t xml:space="preserve"> Reviewer Comment 1)</w:t>
            </w:r>
          </w:p>
        </w:tc>
        <w:tc>
          <w:tcPr>
            <w:tcW w:w="2070" w:type="dxa"/>
          </w:tcPr>
          <w:p w14:paraId="1FD3709A" w14:textId="77777777" w:rsidR="00A13CF4"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sym w:font="Symbol" w:char="F044"/>
            </w:r>
            <w:r w:rsidRPr="00A14191">
              <w:rPr>
                <w:rFonts w:ascii="Times" w:hAnsi="Times" w:cs="Times New Roman"/>
                <w:bCs/>
                <w:sz w:val="24"/>
                <w:szCs w:val="24"/>
                <w:highlight w:val="yellow"/>
              </w:rPr>
              <w:t>C</w:t>
            </w:r>
            <w:r w:rsidR="00A13CF4" w:rsidRPr="00A14191">
              <w:rPr>
                <w:rFonts w:ascii="Times" w:hAnsi="Times" w:cs="Times New Roman"/>
                <w:bCs/>
                <w:sz w:val="24"/>
                <w:szCs w:val="24"/>
                <w:highlight w:val="yellow"/>
              </w:rPr>
              <w:t xml:space="preserve"> (cost of WHO/</w:t>
            </w:r>
          </w:p>
          <w:p w14:paraId="6FB7C09E"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NIRUDAK/</w:t>
            </w:r>
          </w:p>
          <w:p w14:paraId="46B41FA5" w14:textId="529D93BE" w:rsidR="008A3FE5" w:rsidRPr="00A14191" w:rsidRDefault="00A13CF4"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 xml:space="preserve">DHAKA </w:t>
            </w:r>
            <w:r w:rsidR="00936682" w:rsidRPr="00A14191">
              <w:rPr>
                <w:rFonts w:ascii="Times" w:hAnsi="Times" w:cs="Times New Roman"/>
                <w:bCs/>
                <w:sz w:val="24"/>
                <w:szCs w:val="24"/>
                <w:highlight w:val="yellow"/>
              </w:rPr>
              <w:t>minus</w:t>
            </w:r>
            <w:r w:rsidRPr="00A14191">
              <w:rPr>
                <w:rFonts w:ascii="Times" w:hAnsi="Times" w:cs="Times New Roman"/>
                <w:bCs/>
                <w:sz w:val="24"/>
                <w:szCs w:val="24"/>
                <w:highlight w:val="yellow"/>
              </w:rPr>
              <w:t xml:space="preserve"> cost of actual care)</w:t>
            </w:r>
          </w:p>
        </w:tc>
        <w:tc>
          <w:tcPr>
            <w:tcW w:w="1800" w:type="dxa"/>
          </w:tcPr>
          <w:p w14:paraId="355C044A" w14:textId="46913ABE" w:rsidR="00A13CF4" w:rsidRPr="00A14191" w:rsidRDefault="008A3FE5" w:rsidP="00A13CF4">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sym w:font="Symbol" w:char="F044"/>
            </w:r>
            <w:r w:rsidRPr="00A14191">
              <w:rPr>
                <w:rFonts w:ascii="Times" w:hAnsi="Times" w:cs="Times New Roman"/>
                <w:bCs/>
                <w:sz w:val="24"/>
                <w:szCs w:val="24"/>
                <w:highlight w:val="yellow"/>
              </w:rPr>
              <w:t>E</w:t>
            </w:r>
            <w:r w:rsidR="00A13CF4" w:rsidRPr="00A14191">
              <w:rPr>
                <w:rFonts w:ascii="Times" w:hAnsi="Times" w:cs="Times New Roman"/>
                <w:bCs/>
                <w:sz w:val="24"/>
                <w:szCs w:val="24"/>
                <w:highlight w:val="yellow"/>
              </w:rPr>
              <w:t xml:space="preserve"> (effectiveness of WHO/</w:t>
            </w:r>
          </w:p>
          <w:p w14:paraId="261D6519" w14:textId="77777777" w:rsidR="00A13CF4" w:rsidRPr="00A14191" w:rsidRDefault="00A13CF4" w:rsidP="00A13CF4">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NIRUDAK/</w:t>
            </w:r>
          </w:p>
          <w:p w14:paraId="072EC58D" w14:textId="061B9E70" w:rsidR="008A3FE5" w:rsidRPr="00A14191" w:rsidRDefault="00A13CF4" w:rsidP="00A13CF4">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 xml:space="preserve">DHAKA </w:t>
            </w:r>
            <w:r w:rsidR="00936682" w:rsidRPr="00A14191">
              <w:rPr>
                <w:rFonts w:ascii="Times" w:hAnsi="Times" w:cs="Times New Roman"/>
                <w:bCs/>
                <w:sz w:val="24"/>
                <w:szCs w:val="24"/>
                <w:highlight w:val="yellow"/>
              </w:rPr>
              <w:t xml:space="preserve">minus </w:t>
            </w:r>
            <w:r w:rsidRPr="00A14191">
              <w:rPr>
                <w:rFonts w:ascii="Times" w:hAnsi="Times" w:cs="Times New Roman"/>
                <w:bCs/>
                <w:sz w:val="24"/>
                <w:szCs w:val="24"/>
                <w:highlight w:val="yellow"/>
              </w:rPr>
              <w:t>effectiveness of actual care)</w:t>
            </w:r>
          </w:p>
        </w:tc>
        <w:tc>
          <w:tcPr>
            <w:tcW w:w="985" w:type="dxa"/>
          </w:tcPr>
          <w:p w14:paraId="0A94D544" w14:textId="336C9EC6" w:rsidR="00936682" w:rsidRPr="00A14191" w:rsidRDefault="00936682"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ICER</w:t>
            </w:r>
          </w:p>
          <w:p w14:paraId="7629B50E" w14:textId="77777777" w:rsidR="00936682" w:rsidRPr="00A14191" w:rsidRDefault="00936682"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w:t>
            </w:r>
            <w:r w:rsidR="008A3FE5" w:rsidRPr="00A14191">
              <w:rPr>
                <w:rFonts w:ascii="Times" w:hAnsi="Times" w:cs="Times New Roman"/>
                <w:bCs/>
                <w:sz w:val="24"/>
                <w:szCs w:val="24"/>
                <w:highlight w:val="yellow"/>
              </w:rPr>
              <w:sym w:font="Symbol" w:char="F044"/>
            </w:r>
            <w:r w:rsidR="008A3FE5" w:rsidRPr="00A14191">
              <w:rPr>
                <w:rFonts w:ascii="Times" w:hAnsi="Times" w:cs="Times New Roman"/>
                <w:bCs/>
                <w:sz w:val="24"/>
                <w:szCs w:val="24"/>
                <w:highlight w:val="yellow"/>
              </w:rPr>
              <w:t>C/</w:t>
            </w:r>
          </w:p>
          <w:p w14:paraId="4FECA10E" w14:textId="2894F939"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sym w:font="Symbol" w:char="F044"/>
            </w:r>
            <w:r w:rsidRPr="00A14191">
              <w:rPr>
                <w:rFonts w:ascii="Times" w:hAnsi="Times" w:cs="Times New Roman"/>
                <w:bCs/>
                <w:sz w:val="24"/>
                <w:szCs w:val="24"/>
                <w:highlight w:val="yellow"/>
              </w:rPr>
              <w:t>E</w:t>
            </w:r>
            <w:r w:rsidR="00936682" w:rsidRPr="00A14191">
              <w:rPr>
                <w:rFonts w:ascii="Times" w:hAnsi="Times" w:cs="Times New Roman"/>
                <w:bCs/>
                <w:sz w:val="24"/>
                <w:szCs w:val="24"/>
                <w:highlight w:val="yellow"/>
              </w:rPr>
              <w:t>)</w:t>
            </w:r>
          </w:p>
        </w:tc>
      </w:tr>
      <w:tr w:rsidR="00A13CF4" w:rsidRPr="00A14191" w14:paraId="646C9FCB" w14:textId="43EB7ADD" w:rsidTr="00A13CF4">
        <w:tc>
          <w:tcPr>
            <w:tcW w:w="1795" w:type="dxa"/>
          </w:tcPr>
          <w:p w14:paraId="2221B50E" w14:textId="3C7D488D" w:rsidR="008A3FE5" w:rsidRPr="00A14191" w:rsidRDefault="00A13CF4"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Actual care</w:t>
            </w:r>
          </w:p>
        </w:tc>
        <w:tc>
          <w:tcPr>
            <w:tcW w:w="990" w:type="dxa"/>
          </w:tcPr>
          <w:p w14:paraId="022B9EE0"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1710" w:type="dxa"/>
          </w:tcPr>
          <w:p w14:paraId="5E7AA11C"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2070" w:type="dxa"/>
          </w:tcPr>
          <w:p w14:paraId="21838FAF"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1800" w:type="dxa"/>
          </w:tcPr>
          <w:p w14:paraId="4F2BF541"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985" w:type="dxa"/>
          </w:tcPr>
          <w:p w14:paraId="3BD555E3"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r>
      <w:tr w:rsidR="00A13CF4" w:rsidRPr="00A14191" w14:paraId="78849A94" w14:textId="024CCAFF" w:rsidTr="00A13CF4">
        <w:tc>
          <w:tcPr>
            <w:tcW w:w="1795" w:type="dxa"/>
          </w:tcPr>
          <w:p w14:paraId="363B1F24" w14:textId="4F14FB2E" w:rsidR="008A3FE5" w:rsidRPr="00A14191" w:rsidRDefault="00A13CF4"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WHO algorithm</w:t>
            </w:r>
          </w:p>
        </w:tc>
        <w:tc>
          <w:tcPr>
            <w:tcW w:w="990" w:type="dxa"/>
          </w:tcPr>
          <w:p w14:paraId="15266D3D"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1710" w:type="dxa"/>
          </w:tcPr>
          <w:p w14:paraId="7E3989BC"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2070" w:type="dxa"/>
          </w:tcPr>
          <w:p w14:paraId="0065E391"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1800" w:type="dxa"/>
          </w:tcPr>
          <w:p w14:paraId="5FD7E54D"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c>
          <w:tcPr>
            <w:tcW w:w="985" w:type="dxa"/>
          </w:tcPr>
          <w:p w14:paraId="571450D5" w14:textId="77777777"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tc>
      </w:tr>
      <w:tr w:rsidR="00A13CF4" w:rsidRPr="00A14191" w14:paraId="76CC3D50" w14:textId="77777777" w:rsidTr="00A13CF4">
        <w:tc>
          <w:tcPr>
            <w:tcW w:w="1795" w:type="dxa"/>
          </w:tcPr>
          <w:p w14:paraId="4FF647E2" w14:textId="025A65EB"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r w:rsidRPr="00A14191">
              <w:rPr>
                <w:rFonts w:ascii="Times" w:hAnsi="Times" w:cs="Times New Roman"/>
                <w:bCs/>
                <w:sz w:val="24"/>
                <w:szCs w:val="24"/>
                <w:highlight w:val="yellow"/>
              </w:rPr>
              <w:t>NIRUDAK or DHAKA model</w:t>
            </w:r>
          </w:p>
        </w:tc>
        <w:tc>
          <w:tcPr>
            <w:tcW w:w="990" w:type="dxa"/>
          </w:tcPr>
          <w:p w14:paraId="363076CE"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tc>
        <w:tc>
          <w:tcPr>
            <w:tcW w:w="1710" w:type="dxa"/>
          </w:tcPr>
          <w:p w14:paraId="7C4A7E2C"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tc>
        <w:tc>
          <w:tcPr>
            <w:tcW w:w="2070" w:type="dxa"/>
          </w:tcPr>
          <w:p w14:paraId="50D746CF"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tc>
        <w:tc>
          <w:tcPr>
            <w:tcW w:w="1800" w:type="dxa"/>
          </w:tcPr>
          <w:p w14:paraId="6DC45188"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tc>
        <w:tc>
          <w:tcPr>
            <w:tcW w:w="985" w:type="dxa"/>
          </w:tcPr>
          <w:p w14:paraId="1F78C28C"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tc>
      </w:tr>
    </w:tbl>
    <w:p w14:paraId="4BDFC2DC" w14:textId="616B4DA8" w:rsidR="008A3FE5" w:rsidRPr="00A14191" w:rsidRDefault="008A3FE5" w:rsidP="008A3FE5">
      <w:pPr>
        <w:pStyle w:val="BodyText3"/>
        <w:widowControl/>
        <w:autoSpaceDE/>
        <w:autoSpaceDN/>
        <w:spacing w:after="0"/>
        <w:ind w:right="76"/>
        <w:rPr>
          <w:rFonts w:ascii="Times" w:hAnsi="Times" w:cs="Times New Roman"/>
          <w:bCs/>
          <w:sz w:val="24"/>
          <w:szCs w:val="24"/>
          <w:highlight w:val="yellow"/>
        </w:rPr>
      </w:pPr>
    </w:p>
    <w:p w14:paraId="6C8F1273" w14:textId="77777777" w:rsidR="00A13CF4" w:rsidRPr="00A14191" w:rsidRDefault="00A13CF4" w:rsidP="008A3FE5">
      <w:pPr>
        <w:pStyle w:val="BodyText3"/>
        <w:widowControl/>
        <w:autoSpaceDE/>
        <w:autoSpaceDN/>
        <w:spacing w:after="0"/>
        <w:ind w:right="76"/>
        <w:rPr>
          <w:rFonts w:ascii="Times" w:hAnsi="Times" w:cs="Times New Roman"/>
          <w:bCs/>
          <w:sz w:val="24"/>
          <w:szCs w:val="24"/>
          <w:highlight w:val="yellow"/>
        </w:rPr>
      </w:pPr>
    </w:p>
    <w:p w14:paraId="442FFC4E" w14:textId="3C1B8A5C" w:rsidR="006D2BC5" w:rsidRPr="006D2BC5" w:rsidRDefault="00A65CBD" w:rsidP="00345FF0">
      <w:pPr>
        <w:pStyle w:val="BodyText3"/>
        <w:widowControl/>
        <w:numPr>
          <w:ilvl w:val="1"/>
          <w:numId w:val="1"/>
        </w:numPr>
        <w:autoSpaceDE/>
        <w:autoSpaceDN/>
        <w:spacing w:after="0"/>
        <w:ind w:right="76"/>
        <w:rPr>
          <w:ins w:id="151" w:author="Popp, Jonah" w:date="2022-06-17T12:52:00Z"/>
          <w:rFonts w:ascii="Times" w:hAnsi="Times" w:cs="Times New Roman"/>
          <w:sz w:val="24"/>
          <w:szCs w:val="24"/>
          <w:highlight w:val="yellow"/>
        </w:rPr>
      </w:pPr>
      <w:r w:rsidRPr="00A14191">
        <w:rPr>
          <w:rFonts w:ascii="Times" w:hAnsi="Times" w:cs="Times New Roman"/>
          <w:b/>
          <w:sz w:val="24"/>
          <w:szCs w:val="24"/>
          <w:highlight w:val="yellow"/>
        </w:rPr>
        <w:t xml:space="preserve">Willingness to pay thresholds: </w:t>
      </w:r>
      <w:ins w:id="152" w:author="Popp, Jonah" w:date="2022-06-17T12:49:00Z">
        <w:r w:rsidR="00054912">
          <w:rPr>
            <w:rFonts w:ascii="Times" w:hAnsi="Times" w:cs="Times New Roman"/>
            <w:b/>
            <w:sz w:val="24"/>
            <w:szCs w:val="24"/>
            <w:highlight w:val="yellow"/>
          </w:rPr>
          <w:t xml:space="preserve">To determine whether an intervention is cost-effective, we will assign a value to a </w:t>
        </w:r>
      </w:ins>
      <w:ins w:id="153" w:author="Popp, Jonah" w:date="2022-06-17T12:51:00Z">
        <w:r w:rsidR="00054912">
          <w:rPr>
            <w:rFonts w:ascii="Times" w:hAnsi="Times" w:cs="Times New Roman"/>
            <w:b/>
            <w:sz w:val="24"/>
            <w:szCs w:val="24"/>
            <w:highlight w:val="yellow"/>
          </w:rPr>
          <w:t xml:space="preserve">(lost) </w:t>
        </w:r>
      </w:ins>
      <w:ins w:id="154" w:author="Popp, Jonah" w:date="2022-06-17T12:49:00Z">
        <w:r w:rsidR="00054912">
          <w:rPr>
            <w:rFonts w:ascii="Times" w:hAnsi="Times" w:cs="Times New Roman"/>
            <w:b/>
            <w:sz w:val="24"/>
            <w:szCs w:val="24"/>
            <w:highlight w:val="yellow"/>
          </w:rPr>
          <w:t>DALY</w:t>
        </w:r>
      </w:ins>
      <w:ins w:id="155" w:author="Popp, Jonah" w:date="2022-06-17T12:51:00Z">
        <w:r w:rsidR="006D2BC5">
          <w:rPr>
            <w:rFonts w:ascii="Times" w:hAnsi="Times" w:cs="Times New Roman"/>
            <w:b/>
            <w:sz w:val="24"/>
            <w:szCs w:val="24"/>
            <w:highlight w:val="yellow"/>
          </w:rPr>
          <w:t xml:space="preserve">. </w:t>
        </w:r>
      </w:ins>
      <w:proofErr w:type="spellStart"/>
      <w:r w:rsidR="00794CD7" w:rsidRPr="00A14191">
        <w:rPr>
          <w:rFonts w:ascii="Times" w:hAnsi="Times" w:cs="Times New Roman"/>
          <w:bCs/>
          <w:sz w:val="24"/>
          <w:szCs w:val="24"/>
          <w:highlight w:val="yellow"/>
        </w:rPr>
        <w:t>We</w:t>
      </w:r>
      <w:proofErr w:type="spellEnd"/>
      <w:r w:rsidR="00794CD7" w:rsidRPr="00A14191">
        <w:rPr>
          <w:rFonts w:ascii="Times" w:hAnsi="Times" w:cs="Times New Roman"/>
          <w:bCs/>
          <w:sz w:val="24"/>
          <w:szCs w:val="24"/>
          <w:highlight w:val="yellow"/>
        </w:rPr>
        <w:t xml:space="preserve"> will select the exact willingness to pay threshold after further </w:t>
      </w:r>
      <w:ins w:id="156" w:author="Popp, Jonah" w:date="2022-06-17T12:51:00Z">
        <w:r w:rsidR="006D2BC5">
          <w:rPr>
            <w:rFonts w:ascii="Times" w:hAnsi="Times" w:cs="Times New Roman"/>
            <w:bCs/>
            <w:sz w:val="24"/>
            <w:szCs w:val="24"/>
            <w:highlight w:val="yellow"/>
          </w:rPr>
          <w:t>review of the literatur</w:t>
        </w:r>
      </w:ins>
      <w:ins w:id="157" w:author="Popp, Jonah" w:date="2022-06-17T12:52:00Z">
        <w:r w:rsidR="006D2BC5">
          <w:rPr>
            <w:rFonts w:ascii="Times" w:hAnsi="Times" w:cs="Times New Roman"/>
            <w:bCs/>
            <w:sz w:val="24"/>
            <w:szCs w:val="24"/>
            <w:highlight w:val="yellow"/>
          </w:rPr>
          <w:t>e, but we will consider using the WHO-recommended threshold of 1-3x a country’s gross domestic product per capita.</w:t>
        </w:r>
      </w:ins>
    </w:p>
    <w:p w14:paraId="61914242" w14:textId="150FDA80" w:rsidR="00054912" w:rsidRDefault="00794CD7" w:rsidP="00054912">
      <w:pPr>
        <w:pStyle w:val="BodyText3"/>
        <w:widowControl/>
        <w:autoSpaceDE/>
        <w:autoSpaceDN/>
        <w:spacing w:after="0"/>
        <w:ind w:right="76"/>
        <w:rPr>
          <w:ins w:id="158" w:author="Popp, Jonah" w:date="2022-06-17T12:49:00Z"/>
          <w:rFonts w:ascii="Times" w:hAnsi="Times" w:cs="Times New Roman"/>
          <w:sz w:val="24"/>
          <w:szCs w:val="24"/>
          <w:highlight w:val="yellow"/>
        </w:rPr>
      </w:pPr>
      <w:del w:id="159" w:author="Popp, Jonah" w:date="2022-06-17T12:52:00Z">
        <w:r w:rsidRPr="00A14191" w:rsidDel="006D2BC5">
          <w:rPr>
            <w:rFonts w:ascii="Times" w:hAnsi="Times" w:cs="Times New Roman"/>
            <w:bCs/>
            <w:sz w:val="24"/>
            <w:szCs w:val="24"/>
            <w:highlight w:val="yellow"/>
          </w:rPr>
          <w:delText>consideration. In addition to WHO threshold</w:delText>
        </w:r>
        <w:r w:rsidR="002C63CB" w:rsidDel="006D2BC5">
          <w:rPr>
            <w:rFonts w:ascii="Times" w:hAnsi="Times" w:cs="Times New Roman"/>
            <w:bCs/>
            <w:sz w:val="24"/>
            <w:szCs w:val="24"/>
            <w:highlight w:val="yellow"/>
          </w:rPr>
          <w:delText xml:space="preserve"> mentioned by the reviewer</w:delText>
        </w:r>
        <w:r w:rsidRPr="00A14191" w:rsidDel="006D2BC5">
          <w:rPr>
            <w:rFonts w:ascii="Times" w:hAnsi="Times" w:cs="Times New Roman"/>
            <w:bCs/>
            <w:sz w:val="24"/>
            <w:szCs w:val="24"/>
            <w:highlight w:val="yellow"/>
          </w:rPr>
          <w:delText xml:space="preserve">, we will consider using the local benchmark intervention outlined in </w:delText>
        </w:r>
        <w:r w:rsidR="005372F7" w:rsidDel="006D2BC5">
          <w:fldChar w:fldCharType="begin"/>
        </w:r>
        <w:r w:rsidR="005372F7" w:rsidDel="006D2BC5">
          <w:delInstrText>HYPERLINK "https://www.sciencedirect.com/science/article/pii/0047272773900029?via%3Dihub"</w:delInstrText>
        </w:r>
        <w:r w:rsidR="005372F7" w:rsidDel="006D2BC5">
          <w:fldChar w:fldCharType="separate"/>
        </w:r>
        <w:r w:rsidRPr="00A14191" w:rsidDel="006D2BC5">
          <w:rPr>
            <w:rStyle w:val="Hyperlink"/>
            <w:rFonts w:ascii="Times" w:hAnsi="Times" w:cs="Times New Roman"/>
            <w:sz w:val="24"/>
            <w:szCs w:val="24"/>
            <w:highlight w:val="yellow"/>
          </w:rPr>
          <w:delText>Weinstein and Zeckhauser 1973</w:delText>
        </w:r>
        <w:r w:rsidR="005372F7" w:rsidDel="006D2BC5">
          <w:rPr>
            <w:rStyle w:val="Hyperlink"/>
            <w:rFonts w:ascii="Times" w:hAnsi="Times" w:cs="Times New Roman"/>
            <w:sz w:val="24"/>
            <w:szCs w:val="24"/>
            <w:highlight w:val="yellow"/>
          </w:rPr>
          <w:fldChar w:fldCharType="end"/>
        </w:r>
        <w:r w:rsidRPr="00A14191" w:rsidDel="006D2BC5">
          <w:rPr>
            <w:rFonts w:ascii="Times" w:hAnsi="Times" w:cs="Times New Roman"/>
            <w:sz w:val="24"/>
            <w:szCs w:val="24"/>
            <w:highlight w:val="yellow"/>
          </w:rPr>
          <w:delText xml:space="preserve"> and league tables. </w:delText>
        </w:r>
      </w:del>
    </w:p>
    <w:p w14:paraId="4134EE9C" w14:textId="3C1720A4" w:rsidR="00054912" w:rsidRPr="00A14191" w:rsidDel="006D2BC5" w:rsidRDefault="00054912" w:rsidP="00054912">
      <w:pPr>
        <w:pStyle w:val="BodyText3"/>
        <w:widowControl/>
        <w:autoSpaceDE/>
        <w:autoSpaceDN/>
        <w:spacing w:after="0"/>
        <w:ind w:right="76"/>
        <w:rPr>
          <w:del w:id="160" w:author="Popp, Jonah" w:date="2022-06-17T12:52:00Z"/>
          <w:rFonts w:ascii="Times" w:hAnsi="Times" w:cs="Times New Roman"/>
          <w:sz w:val="24"/>
          <w:szCs w:val="24"/>
          <w:highlight w:val="yellow"/>
        </w:rPr>
        <w:pPrChange w:id="161" w:author="Popp, Jonah" w:date="2022-06-17T12:49:00Z">
          <w:pPr>
            <w:pStyle w:val="BodyText3"/>
            <w:widowControl/>
            <w:numPr>
              <w:ilvl w:val="1"/>
              <w:numId w:val="1"/>
            </w:numPr>
            <w:autoSpaceDE/>
            <w:autoSpaceDN/>
            <w:spacing w:after="0"/>
            <w:ind w:left="1440" w:right="76" w:hanging="360"/>
          </w:pPr>
        </w:pPrChange>
      </w:pPr>
    </w:p>
    <w:p w14:paraId="2C618498" w14:textId="4F372A20" w:rsidR="00A65CBD" w:rsidRDefault="00A65CBD" w:rsidP="00B64BC5">
      <w:pPr>
        <w:pStyle w:val="BodyText3"/>
        <w:widowControl/>
        <w:autoSpaceDE/>
        <w:autoSpaceDN/>
        <w:spacing w:after="0"/>
        <w:ind w:right="-14"/>
        <w:rPr>
          <w:rFonts w:ascii="Times" w:hAnsi="Times" w:cs="Times New Roman"/>
          <w:sz w:val="24"/>
          <w:szCs w:val="24"/>
        </w:rPr>
      </w:pPr>
    </w:p>
    <w:p w14:paraId="7C36E2BC" w14:textId="7C910CAD" w:rsidR="00C32ECB" w:rsidRDefault="00B64BC5" w:rsidP="00B64BC5">
      <w:pPr>
        <w:pStyle w:val="BodyText3"/>
        <w:widowControl/>
        <w:autoSpaceDE/>
        <w:autoSpaceDN/>
        <w:spacing w:after="0"/>
        <w:ind w:right="-14"/>
        <w:rPr>
          <w:rFonts w:ascii="Times" w:hAnsi="Times" w:cs="Times New Roman"/>
          <w:sz w:val="24"/>
          <w:szCs w:val="24"/>
        </w:rPr>
      </w:pPr>
      <w:r w:rsidRPr="00865016">
        <w:rPr>
          <w:rFonts w:ascii="Times" w:hAnsi="Times" w:cs="Times New Roman"/>
          <w:b/>
          <w:bCs/>
          <w:sz w:val="24"/>
          <w:szCs w:val="24"/>
        </w:rPr>
        <w:t>REVIEWER COMMENT 4:</w:t>
      </w:r>
      <w:r w:rsidRPr="00865016">
        <w:rPr>
          <w:rFonts w:ascii="Times" w:hAnsi="Times" w:cs="Times New Roman"/>
          <w:sz w:val="24"/>
          <w:szCs w:val="24"/>
        </w:rPr>
        <w:t xml:space="preserve"> </w:t>
      </w:r>
      <w:r w:rsidR="00C32ECB" w:rsidRPr="00865016">
        <w:rPr>
          <w:rFonts w:ascii="Times" w:hAnsi="Times" w:cs="Times New Roman"/>
          <w:sz w:val="24"/>
          <w:szCs w:val="24"/>
        </w:rPr>
        <w:t>Page 3 – Analysis plan – Good to see that the applicant has already started reviewing the costs of both models and is able to provide some descriptive statistics; this signifies that there is clearly scientific interest here. However, if the applicant is going to present preliminary data in the proposal (which I support) then the methods used to ascertain and the assumptions underlying these data need to be clear. The applicant should present the specific items that were included in the total cost for each model (e.g., micro costing) and for actual care. This would greatly help the reader understand what is causing the huge difference between the total cost of all 3 models and the actual amount spent (figures 1 &amp; 2). It is not clear why there is this big difference in total costs, and a reviewer might initially think that the 3 models are not accurate in terms of predicting actual expenditures.</w:t>
      </w:r>
    </w:p>
    <w:p w14:paraId="42D1F4CC" w14:textId="024F0FFC" w:rsidR="00BB5C20" w:rsidRDefault="00773F23" w:rsidP="00BB5C20">
      <w:pPr>
        <w:pStyle w:val="BodyText3"/>
        <w:widowControl/>
        <w:autoSpaceDE/>
        <w:autoSpaceDN/>
        <w:spacing w:after="0"/>
        <w:ind w:left="720" w:right="-14"/>
        <w:rPr>
          <w:rFonts w:ascii="Times" w:hAnsi="Times" w:cs="Times New Roman"/>
          <w:sz w:val="24"/>
          <w:szCs w:val="24"/>
        </w:rPr>
      </w:pPr>
      <w:r w:rsidRPr="00773F23">
        <w:rPr>
          <w:rFonts w:ascii="Times" w:hAnsi="Times" w:cs="Times New Roman"/>
          <w:b/>
          <w:bCs/>
          <w:sz w:val="24"/>
          <w:szCs w:val="24"/>
        </w:rPr>
        <w:lastRenderedPageBreak/>
        <w:t>REPLY</w:t>
      </w:r>
      <w:r>
        <w:rPr>
          <w:rFonts w:ascii="Times" w:hAnsi="Times" w:cs="Times New Roman"/>
          <w:b/>
          <w:bCs/>
          <w:sz w:val="24"/>
          <w:szCs w:val="24"/>
        </w:rPr>
        <w:t xml:space="preserve">: </w:t>
      </w:r>
      <w:r w:rsidR="00BB5C20">
        <w:rPr>
          <w:rFonts w:ascii="Times" w:hAnsi="Times" w:cs="Times New Roman"/>
          <w:sz w:val="24"/>
          <w:szCs w:val="24"/>
        </w:rPr>
        <w:t xml:space="preserve">Below is the micro-costing. </w:t>
      </w:r>
      <w:r w:rsidR="004112C7">
        <w:rPr>
          <w:rFonts w:ascii="Times" w:hAnsi="Times" w:cs="Times New Roman"/>
          <w:sz w:val="24"/>
          <w:szCs w:val="24"/>
        </w:rPr>
        <w:t>D</w:t>
      </w:r>
      <w:r w:rsidR="00BB5C20">
        <w:rPr>
          <w:rFonts w:ascii="Times" w:hAnsi="Times" w:cs="Times New Roman"/>
          <w:sz w:val="24"/>
          <w:szCs w:val="24"/>
        </w:rPr>
        <w:t xml:space="preserve">ue to incomplete data (missing discharge/admit times) in the under-five population (DHAKA model), only fluid costs could be calculated. Hence, </w:t>
      </w:r>
      <w:ins w:id="162" w:author="Popp, Jonah" w:date="2022-06-17T12:55:00Z">
        <w:r w:rsidR="00BA7620">
          <w:rPr>
            <w:rFonts w:ascii="Times" w:hAnsi="Times" w:cs="Times New Roman"/>
            <w:sz w:val="24"/>
            <w:szCs w:val="24"/>
          </w:rPr>
          <w:t xml:space="preserve">in the preliminary data presented, </w:t>
        </w:r>
      </w:ins>
      <w:r w:rsidR="00BB5C20">
        <w:rPr>
          <w:rFonts w:ascii="Times" w:hAnsi="Times" w:cs="Times New Roman"/>
          <w:sz w:val="24"/>
          <w:szCs w:val="24"/>
        </w:rPr>
        <w:t xml:space="preserve">hospital fees are accounted for in the five-years-old-and-over population (NIRUDAK model) but not in the under-five (DHAKA) population. </w:t>
      </w:r>
      <w:r w:rsidR="00A72F18">
        <w:rPr>
          <w:rFonts w:ascii="Times" w:hAnsi="Times" w:cs="Times New Roman"/>
          <w:sz w:val="24"/>
          <w:szCs w:val="24"/>
        </w:rPr>
        <w:t xml:space="preserve">Moreover, </w:t>
      </w:r>
      <w:ins w:id="163" w:author="Popp, Jonah" w:date="2022-06-17T12:55:00Z">
        <w:r w:rsidR="004C3130">
          <w:rPr>
            <w:rFonts w:ascii="Times" w:hAnsi="Times" w:cs="Times New Roman"/>
            <w:sz w:val="24"/>
            <w:szCs w:val="24"/>
          </w:rPr>
          <w:t>the preliminary</w:t>
        </w:r>
      </w:ins>
      <w:ins w:id="164" w:author="Popp, Jonah" w:date="2022-06-17T12:56:00Z">
        <w:r w:rsidR="004C3130">
          <w:rPr>
            <w:rFonts w:ascii="Times" w:hAnsi="Times" w:cs="Times New Roman"/>
            <w:sz w:val="24"/>
            <w:szCs w:val="24"/>
          </w:rPr>
          <w:t xml:space="preserve"> results</w:t>
        </w:r>
      </w:ins>
      <w:ins w:id="165" w:author="Popp, Jonah" w:date="2022-06-17T12:55:00Z">
        <w:r w:rsidR="004C3130">
          <w:rPr>
            <w:rFonts w:ascii="Times" w:hAnsi="Times" w:cs="Times New Roman"/>
            <w:sz w:val="24"/>
            <w:szCs w:val="24"/>
          </w:rPr>
          <w:t xml:space="preserve"> do not include </w:t>
        </w:r>
      </w:ins>
      <w:del w:id="166" w:author="Popp, Jonah" w:date="2022-06-17T12:56:00Z">
        <w:r w:rsidR="00A72F18" w:rsidDel="004C3130">
          <w:rPr>
            <w:rFonts w:ascii="Times" w:hAnsi="Times" w:cs="Times New Roman"/>
            <w:sz w:val="24"/>
            <w:szCs w:val="24"/>
          </w:rPr>
          <w:delText>we do not currently have data on</w:delText>
        </w:r>
      </w:del>
      <w:ins w:id="167" w:author="Popp, Jonah" w:date="2022-06-17T12:56:00Z">
        <w:r w:rsidR="004C3130">
          <w:rPr>
            <w:rFonts w:ascii="Times" w:hAnsi="Times" w:cs="Times New Roman"/>
            <w:sz w:val="24"/>
            <w:szCs w:val="24"/>
          </w:rPr>
          <w:t xml:space="preserve">costs </w:t>
        </w:r>
        <w:commentRangeStart w:id="168"/>
        <w:r w:rsidR="004C3130">
          <w:rPr>
            <w:rFonts w:ascii="Times" w:hAnsi="Times" w:cs="Times New Roman"/>
            <w:sz w:val="24"/>
            <w:szCs w:val="24"/>
          </w:rPr>
          <w:t>associated with provider labor</w:t>
        </w:r>
      </w:ins>
      <w:ins w:id="169" w:author="Popp, Jonah" w:date="2022-06-17T12:57:00Z">
        <w:r w:rsidR="004C3130">
          <w:rPr>
            <w:rFonts w:ascii="Times" w:hAnsi="Times" w:cs="Times New Roman"/>
            <w:sz w:val="24"/>
            <w:szCs w:val="24"/>
          </w:rPr>
          <w:t xml:space="preserve"> though we will incorporate these into the proposed analyses.</w:t>
        </w:r>
      </w:ins>
      <w:del w:id="170" w:author="Popp, Jonah" w:date="2022-06-17T12:57:00Z">
        <w:r w:rsidR="00A72F18" w:rsidDel="004C3130">
          <w:rPr>
            <w:rFonts w:ascii="Times" w:hAnsi="Times" w:cs="Times New Roman"/>
            <w:sz w:val="24"/>
            <w:szCs w:val="24"/>
          </w:rPr>
          <w:delText xml:space="preserve"> </w:delText>
        </w:r>
        <w:commentRangeEnd w:id="168"/>
        <w:r w:rsidR="004C3130" w:rsidDel="004C3130">
          <w:rPr>
            <w:rStyle w:val="CommentReference"/>
          </w:rPr>
          <w:commentReference w:id="168"/>
        </w:r>
        <w:r w:rsidR="00A72F18" w:rsidDel="004C3130">
          <w:rPr>
            <w:rFonts w:ascii="Times" w:hAnsi="Times" w:cs="Times New Roman"/>
            <w:sz w:val="24"/>
            <w:szCs w:val="24"/>
          </w:rPr>
          <w:delText>d</w:delText>
        </w:r>
      </w:del>
      <w:del w:id="171" w:author="Popp, Jonah" w:date="2022-06-17T12:58:00Z">
        <w:r w:rsidR="00A72F18" w:rsidDel="004C3130">
          <w:rPr>
            <w:rFonts w:ascii="Times" w:hAnsi="Times" w:cs="Times New Roman"/>
            <w:sz w:val="24"/>
            <w:szCs w:val="24"/>
          </w:rPr>
          <w:delText xml:space="preserve">octor or nurse salaries, fees for patient transportation to the hospital, etc. </w:delText>
        </w:r>
        <w:r w:rsidR="00A819AC" w:rsidDel="004C3130">
          <w:rPr>
            <w:rFonts w:ascii="Times" w:hAnsi="Times" w:cs="Times New Roman"/>
            <w:sz w:val="24"/>
            <w:szCs w:val="24"/>
          </w:rPr>
          <w:delText>though we hope to obtain some of these figures as this project progresses</w:delText>
        </w:r>
      </w:del>
      <w:r w:rsidR="00A819AC">
        <w:rPr>
          <w:rFonts w:ascii="Times" w:hAnsi="Times" w:cs="Times New Roman"/>
          <w:sz w:val="24"/>
          <w:szCs w:val="24"/>
        </w:rPr>
        <w:t xml:space="preserve"> (see Reviewer Comment 3, Perspective).</w:t>
      </w:r>
      <w:r w:rsidR="00A72F18">
        <w:rPr>
          <w:rFonts w:ascii="Times" w:hAnsi="Times" w:cs="Times New Roman"/>
          <w:sz w:val="24"/>
          <w:szCs w:val="24"/>
        </w:rPr>
        <w:t xml:space="preserve"> </w:t>
      </w:r>
    </w:p>
    <w:p w14:paraId="1AFD40B0" w14:textId="77777777" w:rsidR="00A72F18" w:rsidRDefault="00A72F18" w:rsidP="00BB5C20">
      <w:pPr>
        <w:pStyle w:val="BodyText3"/>
        <w:widowControl/>
        <w:autoSpaceDE/>
        <w:autoSpaceDN/>
        <w:spacing w:after="0"/>
        <w:ind w:left="720" w:right="-14"/>
        <w:rPr>
          <w:rFonts w:ascii="Times" w:hAnsi="Times" w:cs="Times New Roman"/>
          <w:sz w:val="24"/>
          <w:szCs w:val="24"/>
        </w:rPr>
      </w:pPr>
    </w:p>
    <w:p w14:paraId="6A4BCC5F" w14:textId="1B84D3A4" w:rsidR="00A72F18" w:rsidRPr="00971268" w:rsidRDefault="00A72F18" w:rsidP="00A72F18">
      <w:pPr>
        <w:pStyle w:val="BodyText3"/>
        <w:widowControl/>
        <w:autoSpaceDE/>
        <w:autoSpaceDN/>
        <w:spacing w:after="0"/>
        <w:ind w:left="720" w:right="-14"/>
        <w:rPr>
          <w:rFonts w:ascii="Times" w:hAnsi="Times" w:cs="Tahoma"/>
          <w:sz w:val="24"/>
          <w:szCs w:val="24"/>
        </w:rPr>
      </w:pPr>
      <w:r w:rsidRPr="00971268">
        <w:rPr>
          <w:rFonts w:ascii="Times" w:hAnsi="Times" w:cs="Tahoma"/>
          <w:sz w:val="24"/>
          <w:szCs w:val="24"/>
        </w:rPr>
        <w:t>Items included in total cost for NIRUDAK model (patients five-years-old-and-over)</w:t>
      </w:r>
    </w:p>
    <w:tbl>
      <w:tblPr>
        <w:tblStyle w:val="TableGrid"/>
        <w:tblW w:w="0" w:type="auto"/>
        <w:tblInd w:w="720" w:type="dxa"/>
        <w:tblLook w:val="04A0" w:firstRow="1" w:lastRow="0" w:firstColumn="1" w:lastColumn="0" w:noHBand="0" w:noVBand="1"/>
      </w:tblPr>
      <w:tblGrid>
        <w:gridCol w:w="4309"/>
        <w:gridCol w:w="4321"/>
      </w:tblGrid>
      <w:tr w:rsidR="00A72F18" w:rsidRPr="00971268" w14:paraId="09694C6F" w14:textId="77777777" w:rsidTr="00A72F18">
        <w:tc>
          <w:tcPr>
            <w:tcW w:w="4309" w:type="dxa"/>
          </w:tcPr>
          <w:p w14:paraId="2F6D3993" w14:textId="5A6D429A" w:rsidR="00A72F18" w:rsidRPr="00971268" w:rsidRDefault="00A72F18" w:rsidP="00A72F18">
            <w:pPr>
              <w:pStyle w:val="BodyText3"/>
              <w:ind w:right="-14"/>
              <w:rPr>
                <w:rFonts w:ascii="Times" w:hAnsi="Times" w:cs="Tahoma"/>
                <w:b/>
                <w:bCs/>
                <w:sz w:val="24"/>
                <w:szCs w:val="24"/>
              </w:rPr>
            </w:pPr>
            <w:r w:rsidRPr="00971268">
              <w:rPr>
                <w:rFonts w:ascii="Times" w:hAnsi="Times" w:cs="Tahoma"/>
                <w:b/>
                <w:bCs/>
                <w:sz w:val="24"/>
                <w:szCs w:val="24"/>
              </w:rPr>
              <w:t>FIXED COST: IV EQUIPMENT</w:t>
            </w:r>
          </w:p>
        </w:tc>
        <w:tc>
          <w:tcPr>
            <w:tcW w:w="4321" w:type="dxa"/>
          </w:tcPr>
          <w:p w14:paraId="4F271795" w14:textId="29C089A5" w:rsidR="00A72F18" w:rsidRPr="00971268" w:rsidRDefault="00A72F18" w:rsidP="00A72F18">
            <w:pPr>
              <w:pStyle w:val="BodyText3"/>
              <w:ind w:right="-14"/>
              <w:rPr>
                <w:rFonts w:ascii="Times" w:hAnsi="Times" w:cs="Tahoma"/>
                <w:sz w:val="24"/>
                <w:szCs w:val="24"/>
              </w:rPr>
            </w:pPr>
            <w:r w:rsidRPr="00971268">
              <w:rPr>
                <w:rFonts w:ascii="Times" w:hAnsi="Times" w:cs="Tahoma"/>
                <w:sz w:val="24"/>
                <w:szCs w:val="24"/>
              </w:rPr>
              <w:t>IV tubing/solution set + 1 pair of gloves + 1 22G butterfly needle</w:t>
            </w:r>
          </w:p>
          <w:p w14:paraId="0C468BAE" w14:textId="2966FED5" w:rsidR="00A72F18" w:rsidRPr="00971268" w:rsidRDefault="00A72F18" w:rsidP="00971268">
            <w:pPr>
              <w:pStyle w:val="BodyText3"/>
              <w:ind w:right="-14"/>
              <w:rPr>
                <w:rFonts w:ascii="Times" w:hAnsi="Times" w:cs="Tahoma"/>
                <w:sz w:val="24"/>
                <w:szCs w:val="24"/>
              </w:rPr>
            </w:pPr>
            <w:r w:rsidRPr="00971268">
              <w:rPr>
                <w:rFonts w:ascii="Times" w:hAnsi="Times" w:cs="Tahoma"/>
                <w:sz w:val="24"/>
                <w:szCs w:val="24"/>
              </w:rPr>
              <w:t>0.17 + 0.08 + 0.13 = $0.38 (32.59 Bangladeshi taka, BDT)</w:t>
            </w:r>
          </w:p>
        </w:tc>
      </w:tr>
      <w:tr w:rsidR="00A72F18" w:rsidRPr="00971268" w14:paraId="1C914A4A" w14:textId="77777777" w:rsidTr="00A72F18">
        <w:tc>
          <w:tcPr>
            <w:tcW w:w="4309" w:type="dxa"/>
          </w:tcPr>
          <w:p w14:paraId="7D75F4F5" w14:textId="008D4C51" w:rsidR="009E384C" w:rsidRPr="00971268" w:rsidRDefault="00A72F18" w:rsidP="00A72F18">
            <w:pPr>
              <w:pStyle w:val="BodyText3"/>
              <w:ind w:right="-14"/>
              <w:rPr>
                <w:rFonts w:ascii="Times" w:hAnsi="Times" w:cs="Tahoma"/>
                <w:b/>
                <w:bCs/>
                <w:sz w:val="24"/>
                <w:szCs w:val="24"/>
              </w:rPr>
            </w:pPr>
            <w:r w:rsidRPr="00971268">
              <w:rPr>
                <w:rFonts w:ascii="Times" w:hAnsi="Times" w:cs="Tahoma"/>
                <w:b/>
                <w:bCs/>
                <w:sz w:val="24"/>
                <w:szCs w:val="24"/>
              </w:rPr>
              <w:t xml:space="preserve">VARIABLE COST: </w:t>
            </w:r>
            <w:r w:rsidR="009E384C" w:rsidRPr="00971268">
              <w:rPr>
                <w:rFonts w:ascii="Times" w:hAnsi="Times" w:cs="Tahoma"/>
                <w:b/>
                <w:bCs/>
                <w:sz w:val="24"/>
                <w:szCs w:val="24"/>
              </w:rPr>
              <w:t>ORAL RESUSCITATION SOLUTION (ORS)</w:t>
            </w:r>
          </w:p>
          <w:p w14:paraId="47B55D8C" w14:textId="7B1B05AA" w:rsidR="009E384C" w:rsidRPr="00971268" w:rsidRDefault="009E384C" w:rsidP="00A72F18">
            <w:pPr>
              <w:pStyle w:val="BodyText3"/>
              <w:ind w:right="-14"/>
              <w:rPr>
                <w:rFonts w:ascii="Times" w:hAnsi="Times" w:cs="Tahoma"/>
                <w:sz w:val="24"/>
                <w:szCs w:val="24"/>
              </w:rPr>
            </w:pPr>
            <w:r w:rsidRPr="00971268">
              <w:rPr>
                <w:rFonts w:ascii="Times" w:hAnsi="Times" w:cs="Tahoma"/>
                <w:sz w:val="24"/>
                <w:szCs w:val="24"/>
              </w:rPr>
              <w:t>given to moderately dehydrated patients</w:t>
            </w:r>
          </w:p>
          <w:p w14:paraId="27A5F6F9" w14:textId="05593CC3" w:rsidR="00A72F18" w:rsidRPr="00971268" w:rsidRDefault="00A72F18" w:rsidP="00A72F18">
            <w:pPr>
              <w:pStyle w:val="BodyText3"/>
              <w:ind w:right="-14"/>
              <w:rPr>
                <w:rFonts w:ascii="Times" w:hAnsi="Times" w:cs="Tahoma"/>
                <w:sz w:val="24"/>
                <w:szCs w:val="24"/>
              </w:rPr>
            </w:pPr>
          </w:p>
        </w:tc>
        <w:tc>
          <w:tcPr>
            <w:tcW w:w="4321" w:type="dxa"/>
          </w:tcPr>
          <w:p w14:paraId="4B7CA9DB" w14:textId="4D55ACD7" w:rsidR="00A72F18" w:rsidRPr="00971268" w:rsidRDefault="00A72F18" w:rsidP="00A72F18">
            <w:pPr>
              <w:pStyle w:val="BodyText3"/>
              <w:ind w:right="-14"/>
              <w:rPr>
                <w:rFonts w:ascii="Times" w:hAnsi="Times" w:cs="Tahoma"/>
                <w:sz w:val="24"/>
                <w:szCs w:val="24"/>
              </w:rPr>
            </w:pPr>
            <w:r w:rsidRPr="00971268">
              <w:rPr>
                <w:rFonts w:ascii="Times" w:hAnsi="Times" w:cs="Tahoma"/>
                <w:sz w:val="24"/>
                <w:szCs w:val="24"/>
              </w:rPr>
              <w:t>$0.00006 (0.0054 BDT) per mL</w:t>
            </w:r>
          </w:p>
          <w:p w14:paraId="25006E39" w14:textId="4EE95FF4" w:rsidR="00A72F18" w:rsidRPr="00971268" w:rsidRDefault="00A72F18" w:rsidP="00A72F18">
            <w:pPr>
              <w:pStyle w:val="BodyText3"/>
              <w:widowControl/>
              <w:autoSpaceDE/>
              <w:autoSpaceDN/>
              <w:spacing w:after="0"/>
              <w:ind w:right="-14"/>
              <w:rPr>
                <w:rFonts w:ascii="Times" w:hAnsi="Times" w:cs="Tahoma"/>
                <w:sz w:val="24"/>
                <w:szCs w:val="24"/>
              </w:rPr>
            </w:pPr>
          </w:p>
        </w:tc>
      </w:tr>
      <w:tr w:rsidR="009E384C" w:rsidRPr="00971268" w14:paraId="65831B85" w14:textId="77777777" w:rsidTr="00A72F18">
        <w:tc>
          <w:tcPr>
            <w:tcW w:w="4309" w:type="dxa"/>
          </w:tcPr>
          <w:p w14:paraId="5864A44B" w14:textId="77777777" w:rsidR="009E384C" w:rsidRPr="00971268" w:rsidRDefault="009E384C" w:rsidP="00A72F18">
            <w:pPr>
              <w:pStyle w:val="BodyText3"/>
              <w:ind w:right="-14"/>
              <w:rPr>
                <w:rFonts w:ascii="Times" w:hAnsi="Times" w:cs="Tahoma"/>
                <w:b/>
                <w:bCs/>
                <w:sz w:val="24"/>
                <w:szCs w:val="24"/>
              </w:rPr>
            </w:pPr>
            <w:r w:rsidRPr="00971268">
              <w:rPr>
                <w:rFonts w:ascii="Times" w:hAnsi="Times" w:cs="Tahoma"/>
                <w:b/>
                <w:bCs/>
                <w:sz w:val="24"/>
                <w:szCs w:val="24"/>
              </w:rPr>
              <w:t>VARIABLE COST: INTRAVENOUS FLUID (IVF)</w:t>
            </w:r>
          </w:p>
          <w:p w14:paraId="41D0DC02" w14:textId="3E004C27" w:rsidR="009E384C" w:rsidRPr="00971268" w:rsidRDefault="009E384C" w:rsidP="00A72F18">
            <w:pPr>
              <w:pStyle w:val="BodyText3"/>
              <w:ind w:right="-14"/>
              <w:rPr>
                <w:rFonts w:ascii="Times" w:hAnsi="Times" w:cs="Tahoma"/>
                <w:sz w:val="24"/>
                <w:szCs w:val="24"/>
              </w:rPr>
            </w:pPr>
            <w:r w:rsidRPr="00971268">
              <w:rPr>
                <w:rFonts w:ascii="Times" w:hAnsi="Times" w:cs="Tahoma"/>
                <w:sz w:val="24"/>
                <w:szCs w:val="24"/>
              </w:rPr>
              <w:t>given to severely dehydrated patients</w:t>
            </w:r>
          </w:p>
        </w:tc>
        <w:tc>
          <w:tcPr>
            <w:tcW w:w="4321" w:type="dxa"/>
          </w:tcPr>
          <w:p w14:paraId="04950F93" w14:textId="6A1303F5" w:rsidR="009E384C" w:rsidRPr="00971268" w:rsidRDefault="009E384C" w:rsidP="00A72F18">
            <w:pPr>
              <w:pStyle w:val="BodyText3"/>
              <w:ind w:right="-14"/>
              <w:rPr>
                <w:rFonts w:ascii="Times" w:hAnsi="Times" w:cs="Tahoma"/>
                <w:sz w:val="24"/>
                <w:szCs w:val="24"/>
              </w:rPr>
            </w:pPr>
            <w:r w:rsidRPr="00971268">
              <w:rPr>
                <w:rFonts w:ascii="Times" w:hAnsi="Times" w:cs="Tahoma"/>
                <w:sz w:val="24"/>
                <w:szCs w:val="24"/>
              </w:rPr>
              <w:t>$0.00126 (0.104 BDT) per mL</w:t>
            </w:r>
          </w:p>
        </w:tc>
      </w:tr>
      <w:tr w:rsidR="00A72F18" w:rsidRPr="00971268" w14:paraId="59756455" w14:textId="77777777" w:rsidTr="00A72F18">
        <w:tc>
          <w:tcPr>
            <w:tcW w:w="4309" w:type="dxa"/>
          </w:tcPr>
          <w:p w14:paraId="7AC64616" w14:textId="77777777" w:rsidR="00A72F18" w:rsidRPr="00971268" w:rsidRDefault="00A72F18" w:rsidP="00A72F18">
            <w:pPr>
              <w:pStyle w:val="BodyText3"/>
              <w:ind w:right="-14"/>
              <w:rPr>
                <w:rFonts w:ascii="Times" w:hAnsi="Times" w:cs="Tahoma"/>
                <w:b/>
                <w:bCs/>
                <w:sz w:val="24"/>
                <w:szCs w:val="24"/>
              </w:rPr>
            </w:pPr>
            <w:r w:rsidRPr="00971268">
              <w:rPr>
                <w:rFonts w:ascii="Times" w:hAnsi="Times" w:cs="Tahoma"/>
                <w:b/>
                <w:bCs/>
                <w:sz w:val="24"/>
                <w:szCs w:val="24"/>
              </w:rPr>
              <w:t>VARIABLE COST: HOSPITAL STAY</w:t>
            </w:r>
          </w:p>
          <w:p w14:paraId="0CDBBA99" w14:textId="1A23A334" w:rsidR="00A72F18" w:rsidRPr="00971268" w:rsidRDefault="00A72F18" w:rsidP="00A72F18">
            <w:pPr>
              <w:pStyle w:val="BodyText3"/>
              <w:ind w:right="-14"/>
              <w:rPr>
                <w:rFonts w:ascii="Times" w:hAnsi="Times" w:cs="Tahoma"/>
                <w:sz w:val="24"/>
                <w:szCs w:val="24"/>
              </w:rPr>
            </w:pPr>
            <w:r w:rsidRPr="00971268">
              <w:rPr>
                <w:rFonts w:ascii="Times" w:hAnsi="Times" w:cs="Tahoma"/>
                <w:sz w:val="24"/>
                <w:szCs w:val="24"/>
              </w:rPr>
              <w:t>all patients admitted to short stay unit</w:t>
            </w:r>
          </w:p>
        </w:tc>
        <w:tc>
          <w:tcPr>
            <w:tcW w:w="4321" w:type="dxa"/>
          </w:tcPr>
          <w:p w14:paraId="4D3BF336" w14:textId="77777777" w:rsidR="00A72F18" w:rsidRPr="00971268" w:rsidRDefault="00A72F18" w:rsidP="00A72F18">
            <w:pPr>
              <w:pStyle w:val="BodyText3"/>
              <w:ind w:right="-14"/>
              <w:rPr>
                <w:rFonts w:ascii="Times" w:hAnsi="Times" w:cs="Tahoma"/>
                <w:sz w:val="24"/>
                <w:szCs w:val="24"/>
              </w:rPr>
            </w:pPr>
            <w:r w:rsidRPr="00971268">
              <w:rPr>
                <w:rFonts w:ascii="Times" w:hAnsi="Times" w:cs="Tahoma"/>
                <w:sz w:val="24"/>
                <w:szCs w:val="24"/>
              </w:rPr>
              <w:t>$30 (2573.1 BDT) per 24 hours (1 day)</w:t>
            </w:r>
          </w:p>
          <w:p w14:paraId="0FEE32B1" w14:textId="77777777" w:rsidR="00A72F18" w:rsidRPr="00971268" w:rsidRDefault="00A72F18" w:rsidP="00A72F18">
            <w:pPr>
              <w:pStyle w:val="BodyText3"/>
              <w:ind w:right="-14"/>
              <w:rPr>
                <w:rFonts w:ascii="Times" w:hAnsi="Times" w:cs="Tahoma"/>
                <w:sz w:val="24"/>
                <w:szCs w:val="24"/>
              </w:rPr>
            </w:pPr>
            <w:r w:rsidRPr="00971268">
              <w:rPr>
                <w:rFonts w:ascii="Times" w:hAnsi="Times" w:cs="Tahoma"/>
                <w:sz w:val="24"/>
                <w:szCs w:val="24"/>
              </w:rPr>
              <w:t>$1.25 (107 BDT) per hour</w:t>
            </w:r>
          </w:p>
          <w:p w14:paraId="64923E85" w14:textId="234D326B" w:rsidR="00A72F18" w:rsidRPr="00971268" w:rsidRDefault="00A72F18" w:rsidP="00BB5C20">
            <w:pPr>
              <w:pStyle w:val="BodyText3"/>
              <w:widowControl/>
              <w:autoSpaceDE/>
              <w:autoSpaceDN/>
              <w:spacing w:after="0"/>
              <w:ind w:right="-14"/>
              <w:rPr>
                <w:rFonts w:ascii="Times" w:hAnsi="Times" w:cs="Tahoma"/>
                <w:sz w:val="24"/>
                <w:szCs w:val="24"/>
              </w:rPr>
            </w:pPr>
            <w:r w:rsidRPr="00971268">
              <w:rPr>
                <w:rFonts w:ascii="Times" w:hAnsi="Times" w:cs="Tahoma"/>
                <w:sz w:val="24"/>
                <w:szCs w:val="24"/>
              </w:rPr>
              <w:t>additional $30 for each day</w:t>
            </w:r>
          </w:p>
        </w:tc>
      </w:tr>
    </w:tbl>
    <w:p w14:paraId="753E807F" w14:textId="77777777" w:rsidR="00A72F18" w:rsidRPr="00BB5C20" w:rsidRDefault="00A72F18" w:rsidP="009E384C">
      <w:pPr>
        <w:pStyle w:val="BodyText3"/>
        <w:widowControl/>
        <w:autoSpaceDE/>
        <w:autoSpaceDN/>
        <w:spacing w:after="0"/>
        <w:ind w:right="-14"/>
        <w:rPr>
          <w:rFonts w:ascii="Times" w:hAnsi="Times" w:cs="Times New Roman"/>
          <w:sz w:val="24"/>
          <w:szCs w:val="24"/>
        </w:rPr>
      </w:pPr>
    </w:p>
    <w:p w14:paraId="3CFE86B5" w14:textId="45AB896A" w:rsidR="00BB5C20" w:rsidRPr="00971268" w:rsidRDefault="00BB5C20" w:rsidP="009E384C">
      <w:pPr>
        <w:pStyle w:val="BodyText3"/>
        <w:widowControl/>
        <w:autoSpaceDE/>
        <w:autoSpaceDN/>
        <w:spacing w:after="0"/>
        <w:ind w:left="720" w:right="-14"/>
        <w:rPr>
          <w:rFonts w:ascii="Times" w:hAnsi="Times" w:cs="Times New Roman"/>
          <w:sz w:val="24"/>
          <w:szCs w:val="24"/>
        </w:rPr>
      </w:pPr>
      <w:r w:rsidRPr="00971268">
        <w:rPr>
          <w:rFonts w:ascii="Times" w:hAnsi="Times" w:cs="Times New Roman"/>
          <w:sz w:val="24"/>
          <w:szCs w:val="24"/>
        </w:rPr>
        <w:t>Items included in total cost for DHAKA model (patients under-five)</w:t>
      </w:r>
      <w:r w:rsidR="009E384C" w:rsidRPr="00971268">
        <w:rPr>
          <w:rFonts w:ascii="Times" w:hAnsi="Times" w:cs="Times New Roman"/>
          <w:sz w:val="24"/>
          <w:szCs w:val="24"/>
        </w:rPr>
        <w:t xml:space="preserve">. </w:t>
      </w:r>
      <w:r w:rsidR="00BD0104" w:rsidRPr="00971268">
        <w:rPr>
          <w:rFonts w:ascii="Times" w:hAnsi="Times" w:cs="Times New Roman"/>
          <w:sz w:val="24"/>
          <w:szCs w:val="24"/>
        </w:rPr>
        <w:t>The</w:t>
      </w:r>
      <w:r w:rsidR="009E384C" w:rsidRPr="00971268">
        <w:rPr>
          <w:rFonts w:ascii="Times" w:hAnsi="Times" w:cs="Times New Roman"/>
          <w:sz w:val="24"/>
          <w:szCs w:val="24"/>
        </w:rPr>
        <w:t xml:space="preserve"> same fluids (oral resuscitation solution and intravenous fluid) are used in both the under-five and five-and-over </w:t>
      </w:r>
      <w:r w:rsidR="00201DFD" w:rsidRPr="00971268">
        <w:rPr>
          <w:rFonts w:ascii="Times" w:hAnsi="Times" w:cs="Times New Roman"/>
          <w:sz w:val="24"/>
          <w:szCs w:val="24"/>
        </w:rPr>
        <w:t>populations,</w:t>
      </w:r>
      <w:r w:rsidR="009E384C" w:rsidRPr="00971268">
        <w:rPr>
          <w:rFonts w:ascii="Times" w:hAnsi="Times" w:cs="Times New Roman"/>
          <w:sz w:val="24"/>
          <w:szCs w:val="24"/>
        </w:rPr>
        <w:t xml:space="preserve"> so the per-unit cost of fluid is the same. </w:t>
      </w:r>
    </w:p>
    <w:tbl>
      <w:tblPr>
        <w:tblStyle w:val="TableGrid"/>
        <w:tblW w:w="0" w:type="auto"/>
        <w:tblInd w:w="720" w:type="dxa"/>
        <w:tblLook w:val="04A0" w:firstRow="1" w:lastRow="0" w:firstColumn="1" w:lastColumn="0" w:noHBand="0" w:noVBand="1"/>
      </w:tblPr>
      <w:tblGrid>
        <w:gridCol w:w="4309"/>
        <w:gridCol w:w="4321"/>
      </w:tblGrid>
      <w:tr w:rsidR="00A72F18" w:rsidRPr="00971268" w14:paraId="5C103243" w14:textId="77777777" w:rsidTr="0044686E">
        <w:tc>
          <w:tcPr>
            <w:tcW w:w="4309" w:type="dxa"/>
          </w:tcPr>
          <w:p w14:paraId="783ABA21" w14:textId="77777777" w:rsidR="00A72F18" w:rsidRPr="00971268" w:rsidRDefault="00A72F18" w:rsidP="0044686E">
            <w:pPr>
              <w:pStyle w:val="BodyText3"/>
              <w:ind w:right="-14"/>
              <w:rPr>
                <w:rFonts w:ascii="Times" w:hAnsi="Times" w:cs="Calibri"/>
                <w:b/>
                <w:bCs/>
                <w:sz w:val="24"/>
                <w:szCs w:val="24"/>
              </w:rPr>
            </w:pPr>
            <w:r w:rsidRPr="00971268">
              <w:rPr>
                <w:rFonts w:ascii="Times" w:hAnsi="Times" w:cs="Calibri"/>
                <w:b/>
                <w:bCs/>
                <w:sz w:val="24"/>
                <w:szCs w:val="24"/>
              </w:rPr>
              <w:t>FIXED COST: IV EQUIPMENT</w:t>
            </w:r>
          </w:p>
        </w:tc>
        <w:tc>
          <w:tcPr>
            <w:tcW w:w="4321" w:type="dxa"/>
          </w:tcPr>
          <w:p w14:paraId="13EE8A5E" w14:textId="77777777" w:rsidR="00A72F18" w:rsidRPr="00971268" w:rsidRDefault="00A72F18" w:rsidP="00A72F18">
            <w:pPr>
              <w:pStyle w:val="BodyText3"/>
              <w:ind w:right="-14"/>
              <w:rPr>
                <w:rFonts w:ascii="Times" w:hAnsi="Times" w:cs="Calibri"/>
                <w:sz w:val="24"/>
                <w:szCs w:val="24"/>
              </w:rPr>
            </w:pPr>
            <w:r w:rsidRPr="00971268">
              <w:rPr>
                <w:rFonts w:ascii="Times" w:hAnsi="Times" w:cs="Calibri"/>
                <w:sz w:val="24"/>
                <w:szCs w:val="24"/>
              </w:rPr>
              <w:t>IV tubing/solution set + 1 pair of gloves + 1 24G butterfly needle</w:t>
            </w:r>
          </w:p>
          <w:p w14:paraId="460C2C66" w14:textId="6F4AF928" w:rsidR="00A72F18" w:rsidRPr="00971268" w:rsidRDefault="00A72F18" w:rsidP="00971268">
            <w:pPr>
              <w:pStyle w:val="BodyText3"/>
              <w:ind w:right="-14"/>
              <w:rPr>
                <w:rFonts w:ascii="Times" w:hAnsi="Times" w:cs="Calibri"/>
                <w:sz w:val="24"/>
                <w:szCs w:val="24"/>
              </w:rPr>
            </w:pPr>
            <w:r w:rsidRPr="00971268">
              <w:rPr>
                <w:rFonts w:ascii="Times" w:hAnsi="Times" w:cs="Calibri"/>
                <w:sz w:val="24"/>
                <w:szCs w:val="24"/>
              </w:rPr>
              <w:t>0.17 + 0.08 + 0.15 = $0.40 (34.31 BDT)</w:t>
            </w:r>
          </w:p>
        </w:tc>
      </w:tr>
      <w:tr w:rsidR="00A72F18" w:rsidRPr="00971268" w14:paraId="19D74888" w14:textId="77777777" w:rsidTr="0044686E">
        <w:tc>
          <w:tcPr>
            <w:tcW w:w="4309" w:type="dxa"/>
          </w:tcPr>
          <w:p w14:paraId="6B0F5BC9" w14:textId="77777777" w:rsidR="009E384C" w:rsidRPr="00971268" w:rsidRDefault="009E384C" w:rsidP="009E384C">
            <w:pPr>
              <w:pStyle w:val="BodyText3"/>
              <w:ind w:right="-14"/>
              <w:rPr>
                <w:rFonts w:ascii="Times" w:hAnsi="Times" w:cs="Calibri"/>
                <w:b/>
                <w:bCs/>
                <w:sz w:val="24"/>
                <w:szCs w:val="24"/>
              </w:rPr>
            </w:pPr>
            <w:r w:rsidRPr="00971268">
              <w:rPr>
                <w:rFonts w:ascii="Times" w:hAnsi="Times" w:cs="Calibri"/>
                <w:b/>
                <w:bCs/>
                <w:sz w:val="24"/>
                <w:szCs w:val="24"/>
              </w:rPr>
              <w:t>VARIABLE COST: ORAL RESUSCITATION SOLUTION (ORS)</w:t>
            </w:r>
          </w:p>
          <w:p w14:paraId="653F5C79" w14:textId="7DB06A2F" w:rsidR="009E384C" w:rsidRPr="00971268" w:rsidRDefault="009E384C" w:rsidP="0044686E">
            <w:pPr>
              <w:pStyle w:val="BodyText3"/>
              <w:ind w:right="-14"/>
              <w:rPr>
                <w:rFonts w:ascii="Times" w:hAnsi="Times" w:cs="Calibri"/>
                <w:sz w:val="24"/>
                <w:szCs w:val="24"/>
              </w:rPr>
            </w:pPr>
            <w:r w:rsidRPr="00971268">
              <w:rPr>
                <w:rFonts w:ascii="Times" w:hAnsi="Times" w:cs="Calibri"/>
                <w:sz w:val="24"/>
                <w:szCs w:val="24"/>
              </w:rPr>
              <w:t>given to moderately dehydrated patients</w:t>
            </w:r>
          </w:p>
        </w:tc>
        <w:tc>
          <w:tcPr>
            <w:tcW w:w="4321" w:type="dxa"/>
          </w:tcPr>
          <w:p w14:paraId="4ACB859E" w14:textId="7AAE9E90" w:rsidR="00A72F18" w:rsidRPr="00971268" w:rsidRDefault="00A72F18" w:rsidP="0044686E">
            <w:pPr>
              <w:pStyle w:val="BodyText3"/>
              <w:ind w:right="-14"/>
              <w:rPr>
                <w:rFonts w:ascii="Times" w:hAnsi="Times" w:cs="Calibri"/>
                <w:sz w:val="24"/>
                <w:szCs w:val="24"/>
              </w:rPr>
            </w:pPr>
            <w:r w:rsidRPr="00971268">
              <w:rPr>
                <w:rFonts w:ascii="Times" w:hAnsi="Times" w:cs="Calibri"/>
                <w:sz w:val="24"/>
                <w:szCs w:val="24"/>
              </w:rPr>
              <w:t>$0.00006 (0.0054 BDT) per m</w:t>
            </w:r>
            <w:r w:rsidR="009E384C" w:rsidRPr="00971268">
              <w:rPr>
                <w:rFonts w:ascii="Times" w:hAnsi="Times" w:cs="Calibri"/>
                <w:sz w:val="24"/>
                <w:szCs w:val="24"/>
              </w:rPr>
              <w:t>L</w:t>
            </w:r>
          </w:p>
          <w:p w14:paraId="7CD1DB4E" w14:textId="6728AB1C" w:rsidR="00A72F18" w:rsidRPr="00971268" w:rsidRDefault="00A72F18" w:rsidP="0044686E">
            <w:pPr>
              <w:pStyle w:val="BodyText3"/>
              <w:widowControl/>
              <w:autoSpaceDE/>
              <w:autoSpaceDN/>
              <w:spacing w:after="0"/>
              <w:ind w:right="-14"/>
              <w:rPr>
                <w:rFonts w:ascii="Times" w:hAnsi="Times" w:cs="Calibri"/>
                <w:sz w:val="24"/>
                <w:szCs w:val="24"/>
              </w:rPr>
            </w:pPr>
          </w:p>
        </w:tc>
      </w:tr>
      <w:tr w:rsidR="009E384C" w:rsidRPr="00971268" w14:paraId="64B99E59" w14:textId="77777777" w:rsidTr="0044686E">
        <w:tc>
          <w:tcPr>
            <w:tcW w:w="4309" w:type="dxa"/>
          </w:tcPr>
          <w:p w14:paraId="6048A8E9" w14:textId="77777777" w:rsidR="009E384C" w:rsidRPr="00971268" w:rsidRDefault="009E384C" w:rsidP="009E384C">
            <w:pPr>
              <w:pStyle w:val="BodyText3"/>
              <w:ind w:right="-14"/>
              <w:rPr>
                <w:rFonts w:ascii="Times" w:hAnsi="Times" w:cs="Calibri"/>
                <w:b/>
                <w:bCs/>
                <w:sz w:val="24"/>
                <w:szCs w:val="24"/>
              </w:rPr>
            </w:pPr>
            <w:r w:rsidRPr="00971268">
              <w:rPr>
                <w:rFonts w:ascii="Times" w:hAnsi="Times" w:cs="Calibri"/>
                <w:b/>
                <w:bCs/>
                <w:sz w:val="24"/>
                <w:szCs w:val="24"/>
              </w:rPr>
              <w:t>VARIABLE COST: INTRAVENOUS FLUID (IVF)</w:t>
            </w:r>
          </w:p>
          <w:p w14:paraId="4A0DD2C9" w14:textId="5E84CB6F" w:rsidR="009E384C" w:rsidRPr="00971268" w:rsidRDefault="009E384C" w:rsidP="009E384C">
            <w:pPr>
              <w:pStyle w:val="BodyText3"/>
              <w:ind w:right="-14"/>
              <w:rPr>
                <w:rFonts w:ascii="Times" w:hAnsi="Times" w:cs="Calibri"/>
                <w:sz w:val="24"/>
                <w:szCs w:val="24"/>
              </w:rPr>
            </w:pPr>
            <w:r w:rsidRPr="00971268">
              <w:rPr>
                <w:rFonts w:ascii="Times" w:hAnsi="Times" w:cs="Calibri"/>
                <w:sz w:val="24"/>
                <w:szCs w:val="24"/>
              </w:rPr>
              <w:t>given to severely dehydrated patients</w:t>
            </w:r>
          </w:p>
        </w:tc>
        <w:tc>
          <w:tcPr>
            <w:tcW w:w="4321" w:type="dxa"/>
          </w:tcPr>
          <w:p w14:paraId="0F5C5871" w14:textId="1E393E32" w:rsidR="009E384C" w:rsidRPr="00971268" w:rsidRDefault="009E384C" w:rsidP="0044686E">
            <w:pPr>
              <w:pStyle w:val="BodyText3"/>
              <w:ind w:right="-14"/>
              <w:rPr>
                <w:rFonts w:ascii="Times" w:hAnsi="Times" w:cs="Calibri"/>
                <w:sz w:val="24"/>
                <w:szCs w:val="24"/>
              </w:rPr>
            </w:pPr>
            <w:r w:rsidRPr="00971268">
              <w:rPr>
                <w:rFonts w:ascii="Times" w:hAnsi="Times" w:cs="Calibri"/>
                <w:sz w:val="24"/>
                <w:szCs w:val="24"/>
              </w:rPr>
              <w:t>$0.00126 (0.104 BDT) per mL</w:t>
            </w:r>
          </w:p>
        </w:tc>
      </w:tr>
    </w:tbl>
    <w:p w14:paraId="329E699D" w14:textId="55455579" w:rsidR="009E384C" w:rsidRDefault="009E384C" w:rsidP="009E384C">
      <w:pPr>
        <w:pStyle w:val="BodyText3"/>
        <w:ind w:right="-14"/>
        <w:rPr>
          <w:rFonts w:ascii="Times" w:hAnsi="Times" w:cs="Times New Roman"/>
          <w:sz w:val="24"/>
          <w:szCs w:val="24"/>
        </w:rPr>
      </w:pPr>
    </w:p>
    <w:p w14:paraId="4ED9A35C" w14:textId="1C193CF8" w:rsidR="007D2F23" w:rsidRDefault="00CE447F" w:rsidP="00CD481D">
      <w:pPr>
        <w:pStyle w:val="BodyText3"/>
        <w:ind w:left="720" w:right="-14"/>
        <w:rPr>
          <w:rFonts w:ascii="Times" w:hAnsi="Times" w:cs="Times New Roman"/>
          <w:sz w:val="24"/>
          <w:szCs w:val="24"/>
        </w:rPr>
      </w:pPr>
      <w:r>
        <w:rPr>
          <w:rFonts w:ascii="Times" w:hAnsi="Times" w:cs="Times New Roman"/>
          <w:sz w:val="24"/>
          <w:szCs w:val="24"/>
        </w:rPr>
        <w:lastRenderedPageBreak/>
        <w:t>In response to</w:t>
      </w:r>
      <w:r w:rsidR="009E384C">
        <w:rPr>
          <w:rFonts w:ascii="Times" w:hAnsi="Times" w:cs="Times New Roman"/>
          <w:sz w:val="24"/>
          <w:szCs w:val="24"/>
        </w:rPr>
        <w:t xml:space="preserve"> the </w:t>
      </w:r>
      <w:r w:rsidR="00CD481D">
        <w:rPr>
          <w:rFonts w:ascii="Times" w:hAnsi="Times" w:cs="Times New Roman"/>
          <w:sz w:val="24"/>
          <w:szCs w:val="24"/>
        </w:rPr>
        <w:t>query on what’s driving the differences in costs between models</w:t>
      </w:r>
      <w:r w:rsidR="00BD0104">
        <w:rPr>
          <w:rFonts w:ascii="Times" w:hAnsi="Times" w:cs="Times New Roman"/>
          <w:sz w:val="24"/>
          <w:szCs w:val="24"/>
        </w:rPr>
        <w:t xml:space="preserve"> —</w:t>
      </w:r>
      <w:r w:rsidR="00E7494A">
        <w:rPr>
          <w:rFonts w:ascii="Times" w:hAnsi="Times" w:cs="Times New Roman"/>
          <w:sz w:val="24"/>
          <w:szCs w:val="24"/>
        </w:rPr>
        <w:t xml:space="preserve"> </w:t>
      </w:r>
      <w:r w:rsidR="00345FF0">
        <w:rPr>
          <w:rFonts w:ascii="Times" w:hAnsi="Times" w:cs="Times New Roman"/>
          <w:sz w:val="24"/>
          <w:szCs w:val="24"/>
        </w:rPr>
        <w:t xml:space="preserve">there are two mechanisms for high costs in actual clinical care: </w:t>
      </w:r>
    </w:p>
    <w:p w14:paraId="4624F008" w14:textId="68D34803" w:rsidR="007D2F23" w:rsidRDefault="009D33A0" w:rsidP="007D2F23">
      <w:pPr>
        <w:pStyle w:val="BodyText3"/>
        <w:numPr>
          <w:ilvl w:val="0"/>
          <w:numId w:val="5"/>
        </w:numPr>
        <w:ind w:right="-14"/>
        <w:rPr>
          <w:rFonts w:ascii="Times" w:hAnsi="Times" w:cs="Times New Roman"/>
          <w:sz w:val="24"/>
          <w:szCs w:val="24"/>
        </w:rPr>
      </w:pPr>
      <w:r>
        <w:rPr>
          <w:rFonts w:ascii="Times" w:hAnsi="Times" w:cs="Times New Roman"/>
          <w:sz w:val="24"/>
          <w:szCs w:val="24"/>
        </w:rPr>
        <w:t xml:space="preserve">overtreating </w:t>
      </w:r>
      <w:r w:rsidR="00345FF0">
        <w:rPr>
          <w:rFonts w:ascii="Times" w:hAnsi="Times" w:cs="Times New Roman"/>
          <w:sz w:val="24"/>
          <w:szCs w:val="24"/>
        </w:rPr>
        <w:t xml:space="preserve">patients </w:t>
      </w:r>
      <w:r>
        <w:rPr>
          <w:rFonts w:ascii="Times" w:hAnsi="Times" w:cs="Times New Roman"/>
          <w:sz w:val="24"/>
          <w:szCs w:val="24"/>
        </w:rPr>
        <w:t xml:space="preserve">by assigning them </w:t>
      </w:r>
      <w:r w:rsidR="00345FF0">
        <w:rPr>
          <w:rFonts w:ascii="Times" w:hAnsi="Times" w:cs="Times New Roman"/>
          <w:sz w:val="24"/>
          <w:szCs w:val="24"/>
        </w:rPr>
        <w:t>to an inappropriate dehydration category (e.g., “Severe Dehydration” when the patient only has “Some Dehydration”</w:t>
      </w:r>
      <w:r w:rsidR="00C56B44">
        <w:rPr>
          <w:rFonts w:ascii="Times" w:hAnsi="Times" w:cs="Times New Roman"/>
          <w:sz w:val="24"/>
          <w:szCs w:val="24"/>
        </w:rPr>
        <w:t xml:space="preserve"> causing them to be inappropriately admitted to the hospital and given IVF when they only need </w:t>
      </w:r>
      <w:r w:rsidR="007E6459">
        <w:rPr>
          <w:rFonts w:ascii="Times" w:hAnsi="Times" w:cs="Times New Roman"/>
          <w:sz w:val="24"/>
          <w:szCs w:val="24"/>
        </w:rPr>
        <w:t xml:space="preserve">outpatient monitoring and </w:t>
      </w:r>
      <w:r w:rsidR="00C56B44">
        <w:rPr>
          <w:rFonts w:ascii="Times" w:hAnsi="Times" w:cs="Times New Roman"/>
          <w:sz w:val="24"/>
          <w:szCs w:val="24"/>
        </w:rPr>
        <w:t>ORS</w:t>
      </w:r>
      <w:r w:rsidR="00345FF0">
        <w:rPr>
          <w:rFonts w:ascii="Times" w:hAnsi="Times" w:cs="Times New Roman"/>
          <w:sz w:val="24"/>
          <w:szCs w:val="24"/>
        </w:rPr>
        <w:t>)</w:t>
      </w:r>
      <w:r w:rsidR="008376EE">
        <w:rPr>
          <w:rFonts w:ascii="Times" w:hAnsi="Times" w:cs="Times New Roman"/>
          <w:sz w:val="24"/>
          <w:szCs w:val="24"/>
        </w:rPr>
        <w:t xml:space="preserve"> — demonstrated by the </w:t>
      </w:r>
      <w:r w:rsidR="008376EE" w:rsidRPr="002C63CB">
        <w:rPr>
          <w:rFonts w:ascii="Times" w:hAnsi="Times" w:cs="Times New Roman"/>
          <w:color w:val="4472C4" w:themeColor="accent1"/>
          <w:sz w:val="24"/>
          <w:szCs w:val="24"/>
        </w:rPr>
        <w:t>blue boxes</w:t>
      </w:r>
      <w:r w:rsidR="002C63CB" w:rsidRPr="002C63CB">
        <w:rPr>
          <w:rFonts w:ascii="Times" w:hAnsi="Times" w:cs="Times New Roman"/>
          <w:color w:val="4472C4" w:themeColor="accent1"/>
          <w:sz w:val="24"/>
          <w:szCs w:val="24"/>
        </w:rPr>
        <w:t xml:space="preserve"> </w:t>
      </w:r>
      <w:r w:rsidR="002C63CB">
        <w:rPr>
          <w:rFonts w:ascii="Times" w:hAnsi="Times" w:cs="Times New Roman"/>
          <w:sz w:val="24"/>
          <w:szCs w:val="24"/>
        </w:rPr>
        <w:t>on the tables</w:t>
      </w:r>
    </w:p>
    <w:p w14:paraId="1B4950E6" w14:textId="4039CCC9" w:rsidR="007D2F23" w:rsidRDefault="007D2F23" w:rsidP="007D2F23">
      <w:pPr>
        <w:pStyle w:val="BodyText3"/>
        <w:numPr>
          <w:ilvl w:val="0"/>
          <w:numId w:val="5"/>
        </w:numPr>
        <w:ind w:right="-14"/>
        <w:rPr>
          <w:rFonts w:ascii="Times" w:hAnsi="Times" w:cs="Times New Roman"/>
          <w:sz w:val="24"/>
          <w:szCs w:val="24"/>
        </w:rPr>
      </w:pPr>
      <w:r>
        <w:rPr>
          <w:rFonts w:ascii="Times" w:hAnsi="Times" w:cs="Times New Roman"/>
          <w:sz w:val="24"/>
          <w:szCs w:val="24"/>
        </w:rPr>
        <w:t>overtreat</w:t>
      </w:r>
      <w:r w:rsidR="009D33A0">
        <w:rPr>
          <w:rFonts w:ascii="Times" w:hAnsi="Times" w:cs="Times New Roman"/>
          <w:sz w:val="24"/>
          <w:szCs w:val="24"/>
        </w:rPr>
        <w:t xml:space="preserve">ing </w:t>
      </w:r>
      <w:r>
        <w:rPr>
          <w:rFonts w:ascii="Times" w:hAnsi="Times" w:cs="Times New Roman"/>
          <w:sz w:val="24"/>
          <w:szCs w:val="24"/>
        </w:rPr>
        <w:t>patients within the same dehydration category (e.g., monitoring patients in the hospital for too long, administering too much fluid, etc.)</w:t>
      </w:r>
      <w:r w:rsidR="008376EE">
        <w:rPr>
          <w:rFonts w:ascii="Times" w:hAnsi="Times" w:cs="Times New Roman"/>
          <w:sz w:val="24"/>
          <w:szCs w:val="24"/>
        </w:rPr>
        <w:t xml:space="preserve"> — demonstrated by the </w:t>
      </w:r>
      <w:r w:rsidR="008376EE" w:rsidRPr="002C63CB">
        <w:rPr>
          <w:rFonts w:ascii="Times" w:hAnsi="Times" w:cs="Times New Roman"/>
          <w:color w:val="FF0000"/>
          <w:sz w:val="24"/>
          <w:szCs w:val="24"/>
        </w:rPr>
        <w:t>red boxes</w:t>
      </w:r>
      <w:r w:rsidR="002C63CB" w:rsidRPr="002C63CB">
        <w:rPr>
          <w:rFonts w:ascii="Times" w:hAnsi="Times" w:cs="Times New Roman"/>
          <w:color w:val="FF0000"/>
          <w:sz w:val="24"/>
          <w:szCs w:val="24"/>
        </w:rPr>
        <w:t xml:space="preserve"> </w:t>
      </w:r>
      <w:r w:rsidR="002C63CB">
        <w:rPr>
          <w:rFonts w:ascii="Times" w:hAnsi="Times" w:cs="Times New Roman"/>
          <w:sz w:val="24"/>
          <w:szCs w:val="24"/>
        </w:rPr>
        <w:t>on the tables</w:t>
      </w:r>
    </w:p>
    <w:p w14:paraId="44D88E29" w14:textId="1BD488A6" w:rsidR="00B87EB8" w:rsidRDefault="007D2F23" w:rsidP="009D33A0">
      <w:pPr>
        <w:pStyle w:val="BodyText3"/>
        <w:ind w:right="-14"/>
        <w:rPr>
          <w:rFonts w:ascii="Times" w:hAnsi="Times" w:cs="Times New Roman"/>
          <w:sz w:val="24"/>
          <w:szCs w:val="24"/>
        </w:rPr>
      </w:pPr>
      <w:r>
        <w:rPr>
          <w:rFonts w:ascii="Times" w:hAnsi="Times" w:cs="Times New Roman"/>
          <w:sz w:val="24"/>
          <w:szCs w:val="24"/>
        </w:rPr>
        <w:t xml:space="preserve">Note that the DHAKA model </w:t>
      </w:r>
      <w:ins w:id="172" w:author="Popp, Jonah" w:date="2022-06-17T12:59:00Z">
        <w:r w:rsidR="004C3130">
          <w:rPr>
            <w:rFonts w:ascii="Times" w:hAnsi="Times" w:cs="Times New Roman"/>
            <w:sz w:val="24"/>
            <w:szCs w:val="24"/>
          </w:rPr>
          <w:t xml:space="preserve">preliminary </w:t>
        </w:r>
      </w:ins>
      <w:r w:rsidR="007E6459">
        <w:rPr>
          <w:rFonts w:ascii="Times" w:hAnsi="Times" w:cs="Times New Roman"/>
          <w:sz w:val="24"/>
          <w:szCs w:val="24"/>
        </w:rPr>
        <w:t xml:space="preserve">costing </w:t>
      </w:r>
      <w:ins w:id="173" w:author="Popp, Jonah" w:date="2022-06-17T12:59:00Z">
        <w:r w:rsidR="004C3130">
          <w:rPr>
            <w:rFonts w:ascii="Times" w:hAnsi="Times" w:cs="Times New Roman"/>
            <w:sz w:val="24"/>
            <w:szCs w:val="24"/>
          </w:rPr>
          <w:t xml:space="preserve">results </w:t>
        </w:r>
      </w:ins>
      <w:r>
        <w:rPr>
          <w:rFonts w:ascii="Times" w:hAnsi="Times" w:cs="Times New Roman"/>
          <w:sz w:val="24"/>
          <w:szCs w:val="24"/>
        </w:rPr>
        <w:t>only</w:t>
      </w:r>
      <w:ins w:id="174" w:author="Popp, Jonah" w:date="2022-06-17T12:59:00Z">
        <w:r w:rsidR="004C3130">
          <w:rPr>
            <w:rFonts w:ascii="Times" w:hAnsi="Times" w:cs="Times New Roman"/>
            <w:sz w:val="24"/>
            <w:szCs w:val="24"/>
          </w:rPr>
          <w:t xml:space="preserve"> incorporate</w:t>
        </w:r>
      </w:ins>
      <w:del w:id="175" w:author="Popp, Jonah" w:date="2022-06-17T12:59:00Z">
        <w:r w:rsidDel="004C3130">
          <w:rPr>
            <w:rFonts w:ascii="Times" w:hAnsi="Times" w:cs="Times New Roman"/>
            <w:sz w:val="24"/>
            <w:szCs w:val="24"/>
          </w:rPr>
          <w:delText xml:space="preserve"> considers</w:delText>
        </w:r>
      </w:del>
      <w:r>
        <w:rPr>
          <w:rFonts w:ascii="Times" w:hAnsi="Times" w:cs="Times New Roman"/>
          <w:sz w:val="24"/>
          <w:szCs w:val="24"/>
        </w:rPr>
        <w:t xml:space="preserve"> fluid cost, while the NIRUDAK model </w:t>
      </w:r>
      <w:r w:rsidR="007E6459">
        <w:rPr>
          <w:rFonts w:ascii="Times" w:hAnsi="Times" w:cs="Times New Roman"/>
          <w:sz w:val="24"/>
          <w:szCs w:val="24"/>
        </w:rPr>
        <w:t>costing</w:t>
      </w:r>
      <w:r>
        <w:rPr>
          <w:rFonts w:ascii="Times" w:hAnsi="Times" w:cs="Times New Roman"/>
          <w:sz w:val="24"/>
          <w:szCs w:val="24"/>
        </w:rPr>
        <w:t xml:space="preserve"> includes hospital costs. </w:t>
      </w:r>
    </w:p>
    <w:p w14:paraId="3110DE4B" w14:textId="3B48EDC1" w:rsidR="008376EE" w:rsidRDefault="009D33A0" w:rsidP="009D33A0">
      <w:pPr>
        <w:pStyle w:val="BodyText3"/>
        <w:ind w:right="-14"/>
        <w:rPr>
          <w:rFonts w:ascii="Times" w:hAnsi="Times" w:cs="Times New Roman"/>
          <w:sz w:val="24"/>
          <w:szCs w:val="24"/>
        </w:rPr>
      </w:pPr>
      <w:r>
        <w:rPr>
          <w:rFonts w:ascii="Times" w:hAnsi="Times" w:cs="Times New Roman"/>
          <w:noProof/>
          <w:sz w:val="24"/>
          <w:szCs w:val="24"/>
        </w:rPr>
        <w:drawing>
          <wp:inline distT="0" distB="0" distL="0" distR="0" wp14:anchorId="6762BB29" wp14:editId="728810FC">
            <wp:extent cx="5949957" cy="3209544"/>
            <wp:effectExtent l="0" t="0" r="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57" cy="3209544"/>
                    </a:xfrm>
                    <a:prstGeom prst="rect">
                      <a:avLst/>
                    </a:prstGeom>
                  </pic:spPr>
                </pic:pic>
              </a:graphicData>
            </a:graphic>
          </wp:inline>
        </w:drawing>
      </w:r>
      <w:r>
        <w:rPr>
          <w:rFonts w:ascii="Times" w:hAnsi="Times" w:cs="Times New Roman"/>
          <w:noProof/>
          <w:sz w:val="24"/>
          <w:szCs w:val="24"/>
        </w:rPr>
        <w:lastRenderedPageBreak/>
        <w:drawing>
          <wp:inline distT="0" distB="0" distL="0" distR="0" wp14:anchorId="3156232B" wp14:editId="47774C1B">
            <wp:extent cx="5943600" cy="2893060"/>
            <wp:effectExtent l="0" t="0" r="0" b="2540"/>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rFonts w:ascii="Times" w:hAnsi="Times" w:cs="Times New Roman"/>
          <w:noProof/>
          <w:sz w:val="24"/>
          <w:szCs w:val="24"/>
        </w:rPr>
        <w:drawing>
          <wp:inline distT="0" distB="0" distL="0" distR="0" wp14:anchorId="77D5CCD1" wp14:editId="688C4205">
            <wp:extent cx="5943600" cy="2703830"/>
            <wp:effectExtent l="0" t="0" r="0" b="127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67CB8497" w14:textId="60FBAD71" w:rsidR="009E384C" w:rsidRPr="00865016" w:rsidRDefault="009E384C" w:rsidP="009E384C">
      <w:pPr>
        <w:pStyle w:val="BodyText3"/>
        <w:ind w:right="-14"/>
        <w:rPr>
          <w:rFonts w:ascii="Times" w:hAnsi="Times" w:cs="Times New Roman"/>
          <w:sz w:val="24"/>
          <w:szCs w:val="24"/>
        </w:rPr>
      </w:pPr>
    </w:p>
    <w:p w14:paraId="40888312" w14:textId="4F076840" w:rsidR="00C32ECB" w:rsidRDefault="00B64BC5" w:rsidP="00B64BC5">
      <w:pPr>
        <w:pStyle w:val="BodyText3"/>
        <w:widowControl/>
        <w:autoSpaceDE/>
        <w:autoSpaceDN/>
        <w:spacing w:after="0"/>
        <w:ind w:right="76"/>
        <w:rPr>
          <w:rFonts w:ascii="Times" w:hAnsi="Times" w:cs="Times New Roman"/>
          <w:sz w:val="24"/>
          <w:szCs w:val="24"/>
        </w:rPr>
      </w:pPr>
      <w:r w:rsidRPr="00865016">
        <w:rPr>
          <w:rFonts w:ascii="Times" w:hAnsi="Times" w:cs="Times New Roman"/>
          <w:b/>
          <w:bCs/>
          <w:sz w:val="24"/>
          <w:szCs w:val="24"/>
        </w:rPr>
        <w:t>REVIEWER COMMENT 5:</w:t>
      </w:r>
      <w:r w:rsidRPr="00865016">
        <w:rPr>
          <w:rFonts w:ascii="Times" w:hAnsi="Times" w:cs="Times New Roman"/>
          <w:sz w:val="24"/>
          <w:szCs w:val="24"/>
        </w:rPr>
        <w:t xml:space="preserve"> </w:t>
      </w:r>
      <w:commentRangeStart w:id="176"/>
      <w:r w:rsidR="00C32ECB" w:rsidRPr="00865016">
        <w:rPr>
          <w:rFonts w:ascii="Times" w:hAnsi="Times" w:cs="Times New Roman"/>
          <w:sz w:val="24"/>
          <w:szCs w:val="24"/>
        </w:rPr>
        <w:t xml:space="preserve">The </w:t>
      </w:r>
      <w:proofErr w:type="spellStart"/>
      <w:r w:rsidR="00C32ECB" w:rsidRPr="00865016">
        <w:rPr>
          <w:rFonts w:ascii="Times" w:hAnsi="Times" w:cs="Times New Roman"/>
          <w:sz w:val="24"/>
          <w:szCs w:val="24"/>
        </w:rPr>
        <w:t>hsim</w:t>
      </w:r>
      <w:proofErr w:type="spellEnd"/>
      <w:r w:rsidR="00C32ECB" w:rsidRPr="00865016">
        <w:rPr>
          <w:rFonts w:ascii="Times" w:hAnsi="Times" w:cs="Times New Roman"/>
          <w:sz w:val="24"/>
          <w:szCs w:val="24"/>
        </w:rPr>
        <w:t xml:space="preserve"> package is R is a cohort discrete time state transitions model based on probabilities of participants moving between each health state and the costs associated with each state. Is this the most appropriate model for this type of analysis given that the cost of the NIRUDAK, DHAKA, and WHO models will be the same regardless of which diarrheal state a patient is in</w:t>
      </w:r>
      <w:commentRangeStart w:id="177"/>
      <w:r w:rsidR="00C32ECB" w:rsidRPr="00865016">
        <w:rPr>
          <w:rFonts w:ascii="Times" w:hAnsi="Times" w:cs="Times New Roman"/>
          <w:sz w:val="24"/>
          <w:szCs w:val="24"/>
        </w:rPr>
        <w:t xml:space="preserve">? </w:t>
      </w:r>
      <w:commentRangeEnd w:id="176"/>
      <w:r w:rsidR="005D1A96">
        <w:rPr>
          <w:rStyle w:val="CommentReference"/>
        </w:rPr>
        <w:commentReference w:id="176"/>
      </w:r>
      <w:r w:rsidR="00C32ECB" w:rsidRPr="00865016">
        <w:rPr>
          <w:rFonts w:ascii="Times" w:hAnsi="Times" w:cs="Times New Roman"/>
          <w:sz w:val="24"/>
          <w:szCs w:val="24"/>
        </w:rPr>
        <w:t xml:space="preserve">Also, and most importantly, we should be interested in the applicant’s understanding of the core components and methods of a cost-effectiveness analysis rather than devoting substantial time to learning a new statistical package. If the applicant </w:t>
      </w:r>
      <w:proofErr w:type="gramStart"/>
      <w:r w:rsidR="00C32ECB" w:rsidRPr="00865016">
        <w:rPr>
          <w:rFonts w:ascii="Times" w:hAnsi="Times" w:cs="Times New Roman"/>
          <w:sz w:val="24"/>
          <w:szCs w:val="24"/>
        </w:rPr>
        <w:t>is able to</w:t>
      </w:r>
      <w:proofErr w:type="gramEnd"/>
      <w:r w:rsidR="00C32ECB" w:rsidRPr="00865016">
        <w:rPr>
          <w:rFonts w:ascii="Times" w:hAnsi="Times" w:cs="Times New Roman"/>
          <w:sz w:val="24"/>
          <w:szCs w:val="24"/>
        </w:rPr>
        <w:t xml:space="preserve"> achieve both simultaneously, then we would fully support them using the </w:t>
      </w:r>
      <w:proofErr w:type="spellStart"/>
      <w:r w:rsidR="00C32ECB" w:rsidRPr="00865016">
        <w:rPr>
          <w:rFonts w:ascii="Times" w:hAnsi="Times" w:cs="Times New Roman"/>
          <w:sz w:val="24"/>
          <w:szCs w:val="24"/>
        </w:rPr>
        <w:t>hsim</w:t>
      </w:r>
      <w:proofErr w:type="spellEnd"/>
      <w:r w:rsidR="00C32ECB" w:rsidRPr="00865016">
        <w:rPr>
          <w:rFonts w:ascii="Times" w:hAnsi="Times" w:cs="Times New Roman"/>
          <w:sz w:val="24"/>
          <w:szCs w:val="24"/>
        </w:rPr>
        <w:t xml:space="preserve"> package or another appropriate program.</w:t>
      </w:r>
      <w:commentRangeEnd w:id="177"/>
      <w:r w:rsidR="005D1A96">
        <w:rPr>
          <w:rStyle w:val="CommentReference"/>
        </w:rPr>
        <w:commentReference w:id="177"/>
      </w:r>
    </w:p>
    <w:p w14:paraId="613F75A9" w14:textId="47BB3EE4" w:rsidR="00743F8C" w:rsidRPr="00773F23" w:rsidRDefault="00102CDD" w:rsidP="00743F8C">
      <w:pPr>
        <w:pStyle w:val="BodyText3"/>
        <w:widowControl/>
        <w:autoSpaceDE/>
        <w:autoSpaceDN/>
        <w:spacing w:after="0"/>
        <w:ind w:left="720" w:right="76"/>
        <w:rPr>
          <w:rFonts w:ascii="Times" w:hAnsi="Times" w:cs="Times New Roman"/>
          <w:sz w:val="24"/>
          <w:szCs w:val="24"/>
        </w:rPr>
      </w:pPr>
      <w:r w:rsidRPr="00A14191">
        <w:rPr>
          <w:rFonts w:ascii="Times" w:hAnsi="Times" w:cs="Times New Roman"/>
          <w:b/>
          <w:bCs/>
          <w:sz w:val="24"/>
          <w:szCs w:val="24"/>
          <w:highlight w:val="yellow"/>
        </w:rPr>
        <w:t xml:space="preserve">REPLY: </w:t>
      </w:r>
      <w:commentRangeStart w:id="178"/>
      <w:r w:rsidR="00FD0778" w:rsidRPr="00A14191">
        <w:rPr>
          <w:rFonts w:ascii="Times" w:hAnsi="Times" w:cs="Times New Roman"/>
          <w:sz w:val="24"/>
          <w:szCs w:val="24"/>
          <w:highlight w:val="yellow"/>
        </w:rPr>
        <w:t xml:space="preserve">Given the revised and clarified analysis plan, </w:t>
      </w:r>
      <w:commentRangeEnd w:id="178"/>
      <w:r w:rsidR="005D1A96">
        <w:rPr>
          <w:rStyle w:val="CommentReference"/>
        </w:rPr>
        <w:commentReference w:id="178"/>
      </w:r>
      <w:del w:id="179" w:author="Popp, Jonah" w:date="2022-06-17T13:03:00Z">
        <w:r w:rsidR="00FD0778" w:rsidRPr="00A14191" w:rsidDel="005D1A96">
          <w:rPr>
            <w:rFonts w:ascii="Times" w:hAnsi="Times" w:cs="Times New Roman"/>
            <w:sz w:val="24"/>
            <w:szCs w:val="24"/>
            <w:highlight w:val="yellow"/>
          </w:rPr>
          <w:delText xml:space="preserve">I will most likely be using </w:delText>
        </w:r>
        <w:r w:rsidR="005372F7" w:rsidDel="005D1A96">
          <w:fldChar w:fldCharType="begin"/>
        </w:r>
        <w:r w:rsidR="005372F7" w:rsidDel="005D1A96">
          <w:delInstrText>HYPERLINK "https://rpubs.com/mbounthavong/decision_tree_model_tutorial"</w:delInstrText>
        </w:r>
        <w:r w:rsidR="005372F7" w:rsidDel="005D1A96">
          <w:fldChar w:fldCharType="separate"/>
        </w:r>
        <w:r w:rsidR="00FD0778" w:rsidRPr="00A14191" w:rsidDel="005D1A96">
          <w:rPr>
            <w:rStyle w:val="Hyperlink"/>
            <w:rFonts w:ascii="Times" w:hAnsi="Times" w:cs="Times New Roman"/>
            <w:sz w:val="24"/>
            <w:szCs w:val="24"/>
            <w:highlight w:val="yellow"/>
          </w:rPr>
          <w:delText>this code</w:delText>
        </w:r>
        <w:r w:rsidR="005372F7" w:rsidDel="005D1A96">
          <w:rPr>
            <w:rStyle w:val="Hyperlink"/>
            <w:rFonts w:ascii="Times" w:hAnsi="Times" w:cs="Times New Roman"/>
            <w:sz w:val="24"/>
            <w:szCs w:val="24"/>
            <w:highlight w:val="yellow"/>
          </w:rPr>
          <w:fldChar w:fldCharType="end"/>
        </w:r>
        <w:r w:rsidR="00FD0778" w:rsidRPr="00A14191" w:rsidDel="005D1A96">
          <w:rPr>
            <w:rFonts w:ascii="Times" w:hAnsi="Times" w:cs="Times New Roman"/>
            <w:sz w:val="24"/>
            <w:szCs w:val="24"/>
            <w:highlight w:val="yellow"/>
          </w:rPr>
          <w:delText xml:space="preserve"> or the package </w:delText>
        </w:r>
        <w:r w:rsidR="005372F7" w:rsidDel="005D1A96">
          <w:fldChar w:fldCharType="begin"/>
        </w:r>
        <w:r w:rsidR="005372F7" w:rsidDel="005D1A96">
          <w:delInstrText>HYPERLINK "https://health-economics-in-r.github.io/CEdecisiontree/"</w:delInstrText>
        </w:r>
        <w:r w:rsidR="005372F7" w:rsidDel="005D1A96">
          <w:fldChar w:fldCharType="separate"/>
        </w:r>
        <w:r w:rsidR="00FD0778" w:rsidRPr="00A14191" w:rsidDel="005D1A96">
          <w:rPr>
            <w:rStyle w:val="Hyperlink"/>
            <w:rFonts w:ascii="Times" w:hAnsi="Times" w:cs="Times New Roman"/>
            <w:sz w:val="24"/>
            <w:szCs w:val="24"/>
            <w:highlight w:val="yellow"/>
          </w:rPr>
          <w:delText>CEdecisontree</w:delText>
        </w:r>
        <w:r w:rsidR="005372F7" w:rsidDel="005D1A96">
          <w:rPr>
            <w:rStyle w:val="Hyperlink"/>
            <w:rFonts w:ascii="Times" w:hAnsi="Times" w:cs="Times New Roman"/>
            <w:sz w:val="24"/>
            <w:szCs w:val="24"/>
            <w:highlight w:val="yellow"/>
          </w:rPr>
          <w:fldChar w:fldCharType="end"/>
        </w:r>
        <w:r w:rsidR="00FD0778" w:rsidRPr="00A14191" w:rsidDel="005D1A96">
          <w:rPr>
            <w:rFonts w:ascii="Times" w:hAnsi="Times" w:cs="Times New Roman"/>
            <w:sz w:val="24"/>
            <w:szCs w:val="24"/>
            <w:highlight w:val="yellow"/>
          </w:rPr>
          <w:delText xml:space="preserve">. </w:delText>
        </w:r>
      </w:del>
      <w:r w:rsidR="00743F8C">
        <w:rPr>
          <w:rFonts w:ascii="Times" w:hAnsi="Times" w:cs="Times New Roman"/>
          <w:sz w:val="24"/>
          <w:szCs w:val="24"/>
        </w:rPr>
        <w:t xml:space="preserve">To the second point on </w:t>
      </w:r>
      <w:r w:rsidR="00261DAB">
        <w:rPr>
          <w:rFonts w:ascii="Times" w:hAnsi="Times" w:cs="Times New Roman"/>
          <w:sz w:val="24"/>
          <w:szCs w:val="24"/>
        </w:rPr>
        <w:t>statistical</w:t>
      </w:r>
      <w:r w:rsidR="00743F8C">
        <w:rPr>
          <w:rFonts w:ascii="Times" w:hAnsi="Times" w:cs="Times New Roman"/>
          <w:sz w:val="24"/>
          <w:szCs w:val="24"/>
        </w:rPr>
        <w:t xml:space="preserve"> packages — </w:t>
      </w:r>
      <w:ins w:id="180" w:author="Popp, Jonah" w:date="2022-06-17T13:05:00Z">
        <w:r w:rsidR="005D1A96">
          <w:rPr>
            <w:rFonts w:ascii="Times" w:hAnsi="Times" w:cs="Times New Roman"/>
            <w:sz w:val="24"/>
            <w:szCs w:val="24"/>
          </w:rPr>
          <w:t>one of the goals of this project is to help me gai</w:t>
        </w:r>
      </w:ins>
      <w:ins w:id="181" w:author="Popp, Jonah" w:date="2022-06-17T13:06:00Z">
        <w:r w:rsidR="005372F7">
          <w:rPr>
            <w:rFonts w:ascii="Times" w:hAnsi="Times" w:cs="Times New Roman"/>
            <w:sz w:val="24"/>
            <w:szCs w:val="24"/>
          </w:rPr>
          <w:t xml:space="preserve">n a deeper understanding of the methods of cost-effectiveness research and learn practical skills related to conducting one. </w:t>
        </w:r>
      </w:ins>
      <w:del w:id="182" w:author="Popp, Jonah" w:date="2022-06-17T13:06:00Z">
        <w:r w:rsidR="00743F8C" w:rsidDel="005372F7">
          <w:rPr>
            <w:rFonts w:ascii="Times" w:hAnsi="Times" w:cs="Times New Roman"/>
            <w:sz w:val="24"/>
            <w:szCs w:val="24"/>
          </w:rPr>
          <w:delText xml:space="preserve">we agree </w:delText>
        </w:r>
        <w:r w:rsidR="00743F8C" w:rsidDel="005372F7">
          <w:rPr>
            <w:rFonts w:ascii="Times" w:hAnsi="Times" w:cs="Times New Roman"/>
            <w:sz w:val="24"/>
            <w:szCs w:val="24"/>
          </w:rPr>
          <w:lastRenderedPageBreak/>
          <w:delText>that improving my understanding of cost-effectiveness analysis methods is of greater importance than gaining proficiency in any particular software package. If I run into significant difficulties, I am happy to use Excel or another program which can accomplish the analysis in a time efficient manner.</w:delText>
        </w:r>
      </w:del>
    </w:p>
    <w:p w14:paraId="484C1C5C" w14:textId="03897B0E" w:rsidR="00773F23" w:rsidRDefault="007E6459" w:rsidP="00773F23">
      <w:pPr>
        <w:pStyle w:val="BodyText3"/>
        <w:widowControl/>
        <w:autoSpaceDE/>
        <w:autoSpaceDN/>
        <w:spacing w:after="0"/>
        <w:ind w:left="720" w:right="76"/>
        <w:rPr>
          <w:rFonts w:ascii="Times" w:hAnsi="Times" w:cs="Times New Roman"/>
          <w:sz w:val="24"/>
          <w:szCs w:val="24"/>
        </w:rPr>
      </w:pPr>
      <w:r w:rsidRPr="00A14191">
        <w:rPr>
          <w:rFonts w:ascii="Times" w:hAnsi="Times" w:cs="Times New Roman"/>
          <w:sz w:val="24"/>
          <w:szCs w:val="24"/>
          <w:highlight w:val="yellow"/>
        </w:rPr>
        <w:t>Because patients are only evaluated at a single point in time</w:t>
      </w:r>
      <w:r w:rsidR="0060502E" w:rsidRPr="00A14191">
        <w:rPr>
          <w:rFonts w:ascii="Times" w:hAnsi="Times" w:cs="Times New Roman"/>
          <w:sz w:val="24"/>
          <w:szCs w:val="24"/>
          <w:highlight w:val="yellow"/>
        </w:rPr>
        <w:t xml:space="preserve"> (arrival at health care facility) and only one decision is being made (which model to use — this dictates total cost)</w:t>
      </w:r>
      <w:r w:rsidRPr="00A14191">
        <w:rPr>
          <w:rFonts w:ascii="Times" w:hAnsi="Times" w:cs="Times New Roman"/>
          <w:sz w:val="24"/>
          <w:szCs w:val="24"/>
          <w:highlight w:val="yellow"/>
        </w:rPr>
        <w:t xml:space="preserve">, we will be using a decision tree, not a Markov cohort model. </w:t>
      </w:r>
      <w:r w:rsidR="0060502E" w:rsidRPr="00A14191">
        <w:rPr>
          <w:rFonts w:ascii="Times" w:hAnsi="Times" w:cs="Times New Roman"/>
          <w:sz w:val="24"/>
          <w:szCs w:val="24"/>
          <w:highlight w:val="yellow"/>
        </w:rPr>
        <w:t>Below is a draft of what our decision tree might look like.</w:t>
      </w:r>
    </w:p>
    <w:p w14:paraId="5019239A" w14:textId="070CE012" w:rsidR="00C32ECB" w:rsidRDefault="005357D4" w:rsidP="00743F8C">
      <w:pPr>
        <w:pStyle w:val="BodyText3"/>
        <w:widowControl/>
        <w:autoSpaceDE/>
        <w:autoSpaceDN/>
        <w:spacing w:after="0"/>
        <w:ind w:left="720" w:right="76"/>
        <w:rPr>
          <w:rFonts w:ascii="Times" w:hAnsi="Times" w:cs="Times New Roman"/>
          <w:sz w:val="24"/>
          <w:szCs w:val="24"/>
        </w:rPr>
      </w:pPr>
      <w:commentRangeStart w:id="183"/>
      <w:r w:rsidRPr="008C68D2">
        <w:rPr>
          <w:rFonts w:ascii="Times" w:hAnsi="Times" w:cs="Times New Roman"/>
          <w:noProof/>
          <w:sz w:val="24"/>
          <w:szCs w:val="24"/>
          <w:highlight w:val="yellow"/>
        </w:rPr>
        <w:drawing>
          <wp:inline distT="0" distB="0" distL="0" distR="0" wp14:anchorId="7E33B1D3" wp14:editId="187EDDBC">
            <wp:extent cx="5802489" cy="4274996"/>
            <wp:effectExtent l="0" t="0" r="1905" b="508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8650" cy="4345843"/>
                    </a:xfrm>
                    <a:prstGeom prst="rect">
                      <a:avLst/>
                    </a:prstGeom>
                  </pic:spPr>
                </pic:pic>
              </a:graphicData>
            </a:graphic>
          </wp:inline>
        </w:drawing>
      </w:r>
      <w:commentRangeEnd w:id="183"/>
      <w:r w:rsidR="005372F7">
        <w:rPr>
          <w:rStyle w:val="CommentReference"/>
        </w:rPr>
        <w:commentReference w:id="183"/>
      </w:r>
    </w:p>
    <w:p w14:paraId="686E0EEC" w14:textId="77777777" w:rsidR="00743F8C" w:rsidRPr="00865016" w:rsidRDefault="00743F8C" w:rsidP="00743F8C">
      <w:pPr>
        <w:pStyle w:val="BodyText3"/>
        <w:widowControl/>
        <w:autoSpaceDE/>
        <w:autoSpaceDN/>
        <w:spacing w:after="0"/>
        <w:ind w:left="720" w:right="76"/>
        <w:rPr>
          <w:rFonts w:ascii="Times" w:hAnsi="Times" w:cs="Times New Roman"/>
          <w:sz w:val="24"/>
          <w:szCs w:val="24"/>
        </w:rPr>
      </w:pPr>
    </w:p>
    <w:p w14:paraId="713F92E3" w14:textId="2EF30C92" w:rsidR="004F2960" w:rsidRPr="004F2960" w:rsidRDefault="00C32ECB" w:rsidP="004F2960">
      <w:pPr>
        <w:pStyle w:val="BodyText3"/>
        <w:spacing w:after="0"/>
        <w:rPr>
          <w:rFonts w:ascii="Times" w:hAnsi="Times" w:cs="Times New Roman"/>
          <w:b/>
          <w:bCs/>
          <w:sz w:val="24"/>
          <w:szCs w:val="24"/>
          <w:u w:val="single"/>
        </w:rPr>
      </w:pPr>
      <w:r w:rsidRPr="00865016">
        <w:rPr>
          <w:rFonts w:ascii="Times" w:hAnsi="Times" w:cs="Times New Roman"/>
          <w:b/>
          <w:bCs/>
          <w:sz w:val="24"/>
          <w:szCs w:val="24"/>
          <w:u w:val="single"/>
        </w:rPr>
        <w:t>MINOR COMMENTS</w:t>
      </w:r>
    </w:p>
    <w:p w14:paraId="5DE22EB4" w14:textId="7DA9AC2F" w:rsidR="00C32ECB" w:rsidRPr="004F2960" w:rsidRDefault="00B64BC5" w:rsidP="004F2960">
      <w:pPr>
        <w:pStyle w:val="BodyText3"/>
        <w:spacing w:after="0"/>
        <w:rPr>
          <w:rFonts w:ascii="Times" w:hAnsi="Times" w:cs="Times New Roman"/>
          <w:b/>
          <w:bCs/>
          <w:sz w:val="24"/>
          <w:szCs w:val="24"/>
          <w:u w:val="single"/>
        </w:rPr>
      </w:pPr>
      <w:r w:rsidRPr="00865016">
        <w:rPr>
          <w:rFonts w:ascii="Times" w:hAnsi="Times" w:cs="Times New Roman"/>
          <w:b/>
          <w:bCs/>
          <w:sz w:val="24"/>
          <w:szCs w:val="24"/>
        </w:rPr>
        <w:t>REVIEWER COMMENT 6:</w:t>
      </w:r>
      <w:r w:rsidRPr="00865016">
        <w:rPr>
          <w:rFonts w:ascii="Times" w:hAnsi="Times" w:cs="Times New Roman"/>
          <w:sz w:val="24"/>
          <w:szCs w:val="24"/>
        </w:rPr>
        <w:t xml:space="preserve"> </w:t>
      </w:r>
      <w:r w:rsidR="00C32ECB" w:rsidRPr="00865016">
        <w:rPr>
          <w:rFonts w:ascii="Times" w:hAnsi="Times" w:cs="Times New Roman"/>
          <w:sz w:val="24"/>
          <w:szCs w:val="24"/>
        </w:rPr>
        <w:t xml:space="preserve">Page 2 – Objective/specific aims – For the proposed second aim, is the author also interested in looking at cost-effectiveness between the NIRUDAK model and DHAKA model?  </w:t>
      </w:r>
    </w:p>
    <w:p w14:paraId="289DEBCE" w14:textId="700F9AE7" w:rsidR="00B64BC5" w:rsidRDefault="00865016" w:rsidP="00865016">
      <w:pPr>
        <w:pStyle w:val="BodyText3"/>
        <w:widowControl/>
        <w:autoSpaceDE/>
        <w:autoSpaceDN/>
        <w:spacing w:after="0"/>
        <w:ind w:left="720"/>
        <w:rPr>
          <w:rFonts w:ascii="Times" w:hAnsi="Times" w:cs="Times New Roman"/>
          <w:sz w:val="24"/>
          <w:szCs w:val="24"/>
        </w:rPr>
      </w:pPr>
      <w:r w:rsidRPr="00865016">
        <w:rPr>
          <w:rFonts w:ascii="Times" w:hAnsi="Times" w:cs="Times New Roman"/>
          <w:b/>
          <w:bCs/>
          <w:sz w:val="24"/>
          <w:szCs w:val="24"/>
        </w:rPr>
        <w:t>REPLY:</w:t>
      </w:r>
      <w:r>
        <w:rPr>
          <w:rFonts w:ascii="Times" w:hAnsi="Times" w:cs="Times New Roman"/>
          <w:sz w:val="24"/>
          <w:szCs w:val="24"/>
        </w:rPr>
        <w:t xml:space="preserve"> </w:t>
      </w:r>
      <w:r w:rsidRPr="00865016">
        <w:rPr>
          <w:rFonts w:ascii="Times" w:hAnsi="Times" w:cs="Times New Roman"/>
          <w:sz w:val="24"/>
          <w:szCs w:val="24"/>
        </w:rPr>
        <w:t xml:space="preserve">No </w:t>
      </w:r>
      <w:r w:rsidR="004F2960">
        <w:rPr>
          <w:rFonts w:ascii="Times" w:hAnsi="Times" w:cs="Times New Roman"/>
          <w:sz w:val="24"/>
          <w:szCs w:val="24"/>
        </w:rPr>
        <w:t xml:space="preserve">— </w:t>
      </w:r>
      <w:r w:rsidRPr="00865016">
        <w:rPr>
          <w:rFonts w:ascii="Times" w:hAnsi="Times" w:cs="Times New Roman"/>
          <w:sz w:val="24"/>
          <w:szCs w:val="24"/>
        </w:rPr>
        <w:t>the two models are used in different patient populations (see</w:t>
      </w:r>
      <w:r>
        <w:rPr>
          <w:rFonts w:ascii="Times" w:hAnsi="Times" w:cs="Times New Roman"/>
          <w:sz w:val="24"/>
          <w:szCs w:val="24"/>
        </w:rPr>
        <w:t xml:space="preserve"> Reviewer Comment 7</w:t>
      </w:r>
      <w:r w:rsidRPr="00865016">
        <w:rPr>
          <w:rFonts w:ascii="Times" w:hAnsi="Times" w:cs="Times New Roman"/>
          <w:sz w:val="24"/>
          <w:szCs w:val="24"/>
        </w:rPr>
        <w:t>).</w:t>
      </w:r>
    </w:p>
    <w:p w14:paraId="2CF45A5F" w14:textId="77777777" w:rsidR="00865016" w:rsidRPr="00865016" w:rsidRDefault="00865016" w:rsidP="00B64BC5">
      <w:pPr>
        <w:pStyle w:val="BodyText3"/>
        <w:widowControl/>
        <w:autoSpaceDE/>
        <w:autoSpaceDN/>
        <w:spacing w:after="0"/>
        <w:rPr>
          <w:rFonts w:ascii="Times" w:hAnsi="Times" w:cs="Times New Roman"/>
          <w:sz w:val="24"/>
          <w:szCs w:val="24"/>
        </w:rPr>
      </w:pPr>
    </w:p>
    <w:p w14:paraId="4926A51A" w14:textId="653BF411" w:rsidR="00C32ECB" w:rsidRPr="00865016" w:rsidRDefault="00B64BC5" w:rsidP="00B64BC5">
      <w:pPr>
        <w:pStyle w:val="BodyText3"/>
        <w:widowControl/>
        <w:autoSpaceDE/>
        <w:autoSpaceDN/>
        <w:spacing w:after="0"/>
        <w:rPr>
          <w:rFonts w:ascii="Times" w:hAnsi="Times" w:cs="Times New Roman"/>
          <w:sz w:val="24"/>
          <w:szCs w:val="24"/>
        </w:rPr>
      </w:pPr>
      <w:r w:rsidRPr="00865016">
        <w:rPr>
          <w:rFonts w:ascii="Times" w:hAnsi="Times" w:cs="Times New Roman"/>
          <w:b/>
          <w:bCs/>
          <w:sz w:val="24"/>
          <w:szCs w:val="24"/>
        </w:rPr>
        <w:t>REVIEWER COMMENT 7:</w:t>
      </w:r>
      <w:r w:rsidRPr="00865016">
        <w:rPr>
          <w:rFonts w:ascii="Times" w:hAnsi="Times" w:cs="Times New Roman"/>
          <w:sz w:val="24"/>
          <w:szCs w:val="24"/>
        </w:rPr>
        <w:t xml:space="preserve"> </w:t>
      </w:r>
      <w:r w:rsidR="00C32ECB" w:rsidRPr="00865016">
        <w:rPr>
          <w:rFonts w:ascii="Times" w:hAnsi="Times" w:cs="Times New Roman"/>
          <w:sz w:val="24"/>
          <w:szCs w:val="24"/>
        </w:rPr>
        <w:t xml:space="preserve">Page 2 – Background and significance – The author should specify the target population for this research – is </w:t>
      </w:r>
      <w:proofErr w:type="gramStart"/>
      <w:r w:rsidR="00C32ECB" w:rsidRPr="00865016">
        <w:rPr>
          <w:rFonts w:ascii="Times" w:hAnsi="Times" w:cs="Times New Roman"/>
          <w:sz w:val="24"/>
          <w:szCs w:val="24"/>
        </w:rPr>
        <w:t>it</w:t>
      </w:r>
      <w:proofErr w:type="gramEnd"/>
      <w:r w:rsidR="00C32ECB" w:rsidRPr="00865016">
        <w:rPr>
          <w:rFonts w:ascii="Times" w:hAnsi="Times" w:cs="Times New Roman"/>
          <w:sz w:val="24"/>
          <w:szCs w:val="24"/>
        </w:rPr>
        <w:t xml:space="preserve"> pediatric patients under 5 years of age?</w:t>
      </w:r>
    </w:p>
    <w:p w14:paraId="050B611A" w14:textId="3FC5B5B4" w:rsidR="00B64BC5" w:rsidRPr="00865016" w:rsidRDefault="004F03AB" w:rsidP="004F03AB">
      <w:pPr>
        <w:pStyle w:val="BodyText3"/>
        <w:widowControl/>
        <w:autoSpaceDE/>
        <w:autoSpaceDN/>
        <w:spacing w:after="0"/>
        <w:ind w:left="720"/>
        <w:rPr>
          <w:rFonts w:ascii="Times" w:hAnsi="Times" w:cs="Times New Roman"/>
          <w:sz w:val="24"/>
          <w:szCs w:val="24"/>
        </w:rPr>
      </w:pPr>
      <w:r w:rsidRPr="00865016">
        <w:rPr>
          <w:rFonts w:ascii="Times" w:hAnsi="Times" w:cs="Times New Roman"/>
          <w:b/>
          <w:bCs/>
          <w:sz w:val="24"/>
          <w:szCs w:val="24"/>
        </w:rPr>
        <w:t>REPLY:</w:t>
      </w:r>
      <w:r w:rsidRPr="00865016">
        <w:rPr>
          <w:rFonts w:ascii="Times" w:hAnsi="Times" w:cs="Times New Roman"/>
          <w:sz w:val="24"/>
          <w:szCs w:val="24"/>
        </w:rPr>
        <w:t xml:space="preserve"> The NIRUDAK model is to be used for patients five years and over. The DHAKA model is to be used for patients five years and under. The under-five and five-and-over populations will both be analyzed separately. </w:t>
      </w:r>
    </w:p>
    <w:p w14:paraId="180D2FF5" w14:textId="77777777" w:rsidR="004F03AB" w:rsidRPr="00865016" w:rsidRDefault="004F03AB" w:rsidP="00B64BC5">
      <w:pPr>
        <w:pStyle w:val="BodyText3"/>
        <w:widowControl/>
        <w:autoSpaceDE/>
        <w:autoSpaceDN/>
        <w:spacing w:after="0"/>
        <w:rPr>
          <w:rFonts w:ascii="Times" w:hAnsi="Times" w:cs="Times New Roman"/>
          <w:sz w:val="24"/>
          <w:szCs w:val="24"/>
        </w:rPr>
      </w:pPr>
    </w:p>
    <w:p w14:paraId="6A98BDFE" w14:textId="06532EBA" w:rsidR="00C32ECB" w:rsidRPr="00865016" w:rsidRDefault="00B64BC5" w:rsidP="00B64BC5">
      <w:pPr>
        <w:pStyle w:val="BodyText3"/>
        <w:widowControl/>
        <w:autoSpaceDE/>
        <w:autoSpaceDN/>
        <w:spacing w:after="0"/>
        <w:rPr>
          <w:rFonts w:ascii="Times" w:hAnsi="Times" w:cs="Times New Roman"/>
          <w:sz w:val="24"/>
          <w:szCs w:val="24"/>
        </w:rPr>
      </w:pPr>
      <w:r w:rsidRPr="00865016">
        <w:rPr>
          <w:rFonts w:ascii="Times" w:hAnsi="Times" w:cs="Times New Roman"/>
          <w:b/>
          <w:bCs/>
          <w:sz w:val="24"/>
          <w:szCs w:val="24"/>
        </w:rPr>
        <w:lastRenderedPageBreak/>
        <w:t>REVIEWER COMMENT 8:</w:t>
      </w:r>
      <w:r w:rsidRPr="00865016">
        <w:rPr>
          <w:rFonts w:ascii="Times" w:hAnsi="Times" w:cs="Times New Roman"/>
          <w:sz w:val="24"/>
          <w:szCs w:val="24"/>
        </w:rPr>
        <w:t xml:space="preserve"> </w:t>
      </w:r>
      <w:r w:rsidR="00C32ECB" w:rsidRPr="00865016">
        <w:rPr>
          <w:rFonts w:ascii="Times" w:hAnsi="Times" w:cs="Times New Roman"/>
          <w:sz w:val="24"/>
          <w:szCs w:val="24"/>
        </w:rPr>
        <w:t xml:space="preserve">Timeline - two manuscripts </w:t>
      </w:r>
      <w:proofErr w:type="gramStart"/>
      <w:r w:rsidR="00C32ECB" w:rsidRPr="00865016">
        <w:rPr>
          <w:rFonts w:ascii="Times" w:hAnsi="Times" w:cs="Times New Roman"/>
          <w:sz w:val="24"/>
          <w:szCs w:val="24"/>
        </w:rPr>
        <w:t>seems</w:t>
      </w:r>
      <w:proofErr w:type="gramEnd"/>
      <w:r w:rsidR="00C32ECB" w:rsidRPr="00865016">
        <w:rPr>
          <w:rFonts w:ascii="Times" w:hAnsi="Times" w:cs="Times New Roman"/>
          <w:sz w:val="24"/>
          <w:szCs w:val="24"/>
        </w:rPr>
        <w:t xml:space="preserve"> too ambitious. Perhaps focus on just one robust manuscript of the cost-effectiveness analysis given that the effectiveness data for </w:t>
      </w:r>
      <w:proofErr w:type="gramStart"/>
      <w:r w:rsidR="00C32ECB" w:rsidRPr="00865016">
        <w:rPr>
          <w:rFonts w:ascii="Times" w:hAnsi="Times" w:cs="Times New Roman"/>
          <w:sz w:val="24"/>
          <w:szCs w:val="24"/>
        </w:rPr>
        <w:t>both of the models</w:t>
      </w:r>
      <w:proofErr w:type="gramEnd"/>
      <w:r w:rsidR="00C32ECB" w:rsidRPr="00865016">
        <w:rPr>
          <w:rFonts w:ascii="Times" w:hAnsi="Times" w:cs="Times New Roman"/>
          <w:sz w:val="24"/>
          <w:szCs w:val="24"/>
        </w:rPr>
        <w:t xml:space="preserve"> have already been published. </w:t>
      </w:r>
    </w:p>
    <w:p w14:paraId="403447D9" w14:textId="2C0B76BC" w:rsidR="004F03AB" w:rsidRPr="00865016" w:rsidRDefault="004F03AB" w:rsidP="004F03AB">
      <w:pPr>
        <w:pStyle w:val="BodyText3"/>
        <w:widowControl/>
        <w:autoSpaceDE/>
        <w:autoSpaceDN/>
        <w:spacing w:after="0"/>
        <w:ind w:firstLine="720"/>
        <w:rPr>
          <w:rFonts w:ascii="Times" w:hAnsi="Times" w:cs="Times New Roman"/>
          <w:sz w:val="24"/>
          <w:szCs w:val="24"/>
        </w:rPr>
      </w:pPr>
      <w:r w:rsidRPr="00865016">
        <w:rPr>
          <w:rFonts w:ascii="Times" w:hAnsi="Times" w:cs="Times New Roman"/>
          <w:b/>
          <w:bCs/>
          <w:sz w:val="24"/>
          <w:szCs w:val="24"/>
        </w:rPr>
        <w:t>REPLY:</w:t>
      </w:r>
      <w:r w:rsidRPr="00865016">
        <w:rPr>
          <w:rFonts w:ascii="Times" w:hAnsi="Times" w:cs="Times New Roman"/>
          <w:sz w:val="24"/>
          <w:szCs w:val="24"/>
        </w:rPr>
        <w:t xml:space="preserve"> We are happy to publish a single manuscript.</w:t>
      </w:r>
    </w:p>
    <w:p w14:paraId="39913069" w14:textId="77777777" w:rsidR="00C32ECB" w:rsidRPr="00865016" w:rsidRDefault="00C32ECB" w:rsidP="00C32ECB">
      <w:pPr>
        <w:pStyle w:val="BodyText3"/>
        <w:widowControl/>
        <w:autoSpaceDE/>
        <w:autoSpaceDN/>
        <w:spacing w:after="0"/>
        <w:rPr>
          <w:rFonts w:ascii="Times" w:hAnsi="Times" w:cs="Times New Roman"/>
          <w:sz w:val="24"/>
          <w:szCs w:val="24"/>
        </w:rPr>
      </w:pPr>
    </w:p>
    <w:p w14:paraId="7D8F6216" w14:textId="00B2D869" w:rsidR="004F2960" w:rsidRPr="00865016" w:rsidRDefault="00F64193" w:rsidP="00C32ECB">
      <w:pPr>
        <w:rPr>
          <w:rFonts w:ascii="Times" w:hAnsi="Times" w:cs="Times New Roman"/>
          <w:b/>
          <w:bCs/>
          <w:i/>
          <w:iCs/>
          <w:u w:val="single"/>
        </w:rPr>
      </w:pPr>
      <w:r w:rsidRPr="00865016">
        <w:rPr>
          <w:rFonts w:ascii="Times" w:hAnsi="Times" w:cs="Times New Roman"/>
          <w:b/>
          <w:bCs/>
          <w:i/>
          <w:iCs/>
          <w:u w:val="single"/>
        </w:rPr>
        <w:t>OTHER ISSUES (not considered in the score)</w:t>
      </w:r>
    </w:p>
    <w:p w14:paraId="09A98D2F" w14:textId="27C4244B" w:rsidR="00C32ECB" w:rsidRPr="00865016" w:rsidRDefault="00B64BC5" w:rsidP="00B64BC5">
      <w:pPr>
        <w:rPr>
          <w:rFonts w:ascii="Times" w:hAnsi="Times" w:cs="Times New Roman"/>
        </w:rPr>
      </w:pPr>
      <w:r w:rsidRPr="00865016">
        <w:rPr>
          <w:rFonts w:ascii="Times" w:hAnsi="Times" w:cs="Times New Roman"/>
          <w:b/>
          <w:bCs/>
        </w:rPr>
        <w:t>REVIEWER COMMENT 9:</w:t>
      </w:r>
      <w:r w:rsidRPr="00865016">
        <w:rPr>
          <w:rFonts w:ascii="Times" w:hAnsi="Times" w:cs="Times New Roman"/>
        </w:rPr>
        <w:t xml:space="preserve">  </w:t>
      </w:r>
      <w:r w:rsidR="00C32ECB" w:rsidRPr="00865016">
        <w:rPr>
          <w:rFonts w:ascii="Times" w:hAnsi="Times" w:cs="Times New Roman"/>
        </w:rPr>
        <w:t xml:space="preserve">Page 1 – Applicant says IRB review has already been completed but then lists “pending” for the IRB approval date. An IRB protocol number should be included if one is currently available. </w:t>
      </w:r>
    </w:p>
    <w:p w14:paraId="2AB10DB7" w14:textId="1A3DDF9B" w:rsidR="004F03AB" w:rsidRPr="00865016" w:rsidRDefault="004F03AB" w:rsidP="004F03AB">
      <w:pPr>
        <w:ind w:left="720"/>
        <w:rPr>
          <w:rFonts w:ascii="Times" w:hAnsi="Times" w:cs="Times New Roman"/>
          <w:b/>
          <w:bCs/>
        </w:rPr>
      </w:pPr>
      <w:r w:rsidRPr="00865016">
        <w:rPr>
          <w:rFonts w:ascii="Times" w:hAnsi="Times" w:cs="Times New Roman"/>
          <w:b/>
          <w:bCs/>
        </w:rPr>
        <w:t xml:space="preserve">REPLY: </w:t>
      </w:r>
      <w:r w:rsidRPr="00865016">
        <w:rPr>
          <w:rFonts w:ascii="Times" w:hAnsi="Times" w:cs="Times New Roman"/>
        </w:rPr>
        <w:t xml:space="preserve">For the NIRUDAK study, the Lifespan protocol number is 1244580 and for </w:t>
      </w:r>
      <w:proofErr w:type="spellStart"/>
      <w:r w:rsidRPr="00865016">
        <w:rPr>
          <w:rFonts w:ascii="Times" w:hAnsi="Times" w:cs="Times New Roman"/>
        </w:rPr>
        <w:t>icddrb</w:t>
      </w:r>
      <w:proofErr w:type="spellEnd"/>
      <w:r w:rsidRPr="00865016">
        <w:rPr>
          <w:rFonts w:ascii="Times" w:hAnsi="Times" w:cs="Times New Roman"/>
        </w:rPr>
        <w:t xml:space="preserve"> (the hospital in Bangladesh) </w:t>
      </w:r>
      <w:r w:rsidR="004F2960">
        <w:rPr>
          <w:rFonts w:ascii="Times" w:hAnsi="Times" w:cs="Times New Roman"/>
        </w:rPr>
        <w:t>it is</w:t>
      </w:r>
      <w:r w:rsidRPr="00865016">
        <w:rPr>
          <w:rFonts w:ascii="Times" w:hAnsi="Times" w:cs="Times New Roman"/>
        </w:rPr>
        <w:t xml:space="preserve"> PR-18077. Additionally, all data being used is retrospective, freely available (on Open Science Framework)</w:t>
      </w:r>
      <w:r w:rsidR="004F2960">
        <w:rPr>
          <w:rFonts w:ascii="Times" w:hAnsi="Times" w:cs="Times New Roman"/>
        </w:rPr>
        <w:t>,</w:t>
      </w:r>
      <w:r w:rsidRPr="00865016">
        <w:rPr>
          <w:rFonts w:ascii="Times" w:hAnsi="Times" w:cs="Times New Roman"/>
        </w:rPr>
        <w:t xml:space="preserve"> and de-identified.</w:t>
      </w:r>
    </w:p>
    <w:p w14:paraId="489A0A22" w14:textId="77777777" w:rsidR="00C32ECB" w:rsidRPr="00865016" w:rsidRDefault="00C32ECB" w:rsidP="00C32ECB">
      <w:pPr>
        <w:pStyle w:val="ListParagraph"/>
        <w:ind w:left="360"/>
        <w:rPr>
          <w:rFonts w:ascii="Times" w:hAnsi="Times" w:cs="Times New Roman"/>
          <w:sz w:val="24"/>
          <w:szCs w:val="24"/>
        </w:rPr>
      </w:pPr>
    </w:p>
    <w:p w14:paraId="58839952" w14:textId="6E05CB34" w:rsidR="00C32ECB" w:rsidRPr="00865016" w:rsidRDefault="00B64BC5" w:rsidP="00B64BC5">
      <w:pPr>
        <w:rPr>
          <w:rFonts w:ascii="Times" w:hAnsi="Times" w:cs="Times New Roman"/>
        </w:rPr>
      </w:pPr>
      <w:r w:rsidRPr="00865016">
        <w:rPr>
          <w:rFonts w:ascii="Times" w:hAnsi="Times" w:cs="Times New Roman"/>
          <w:b/>
          <w:bCs/>
        </w:rPr>
        <w:t>REVIEWER COMMENT 10:</w:t>
      </w:r>
      <w:r w:rsidRPr="00865016">
        <w:rPr>
          <w:rFonts w:ascii="Times" w:hAnsi="Times" w:cs="Times New Roman"/>
        </w:rPr>
        <w:t xml:space="preserve"> </w:t>
      </w:r>
      <w:r w:rsidR="00C32ECB" w:rsidRPr="00865016">
        <w:rPr>
          <w:rFonts w:ascii="Times" w:hAnsi="Times" w:cs="Times New Roman"/>
        </w:rPr>
        <w:t>Applicant should edit their proposal for grammatical and other formatting errors</w:t>
      </w:r>
    </w:p>
    <w:p w14:paraId="4B9DD493" w14:textId="77777777" w:rsidR="00C32ECB" w:rsidRPr="00865016" w:rsidRDefault="00C32ECB" w:rsidP="00C32ECB">
      <w:pPr>
        <w:pStyle w:val="ListParagraph"/>
        <w:widowControl/>
        <w:numPr>
          <w:ilvl w:val="1"/>
          <w:numId w:val="2"/>
        </w:numPr>
        <w:autoSpaceDE/>
        <w:autoSpaceDN/>
        <w:ind w:left="1080"/>
        <w:rPr>
          <w:rFonts w:ascii="Times" w:hAnsi="Times" w:cs="Times New Roman"/>
          <w:sz w:val="24"/>
          <w:szCs w:val="24"/>
        </w:rPr>
      </w:pPr>
      <w:r w:rsidRPr="00865016">
        <w:rPr>
          <w:rFonts w:ascii="Times" w:hAnsi="Times" w:cs="Times New Roman"/>
          <w:sz w:val="24"/>
          <w:szCs w:val="24"/>
        </w:rPr>
        <w:t xml:space="preserve">E.g., Background – “Episodes of acute diarrhea led to dehydration” should be “lead to dehydration” </w:t>
      </w:r>
    </w:p>
    <w:p w14:paraId="00F0F9ED" w14:textId="5C259EB8" w:rsidR="00C32ECB" w:rsidRPr="00865016" w:rsidRDefault="00C32ECB" w:rsidP="00C32ECB">
      <w:pPr>
        <w:pStyle w:val="ListParagraph"/>
        <w:widowControl/>
        <w:numPr>
          <w:ilvl w:val="1"/>
          <w:numId w:val="2"/>
        </w:numPr>
        <w:autoSpaceDE/>
        <w:autoSpaceDN/>
        <w:ind w:left="1080"/>
        <w:rPr>
          <w:rFonts w:ascii="Times" w:hAnsi="Times" w:cs="Times New Roman"/>
          <w:sz w:val="24"/>
          <w:szCs w:val="24"/>
        </w:rPr>
      </w:pPr>
      <w:r w:rsidRPr="00865016">
        <w:rPr>
          <w:rFonts w:ascii="Times" w:hAnsi="Times" w:cs="Times New Roman"/>
          <w:sz w:val="24"/>
          <w:szCs w:val="24"/>
        </w:rPr>
        <w:t>E.g., Timeline – “I will submit a covering the DHAKA” should be “I will submit an abstract covering the DHAKA”</w:t>
      </w:r>
    </w:p>
    <w:p w14:paraId="2A46F06E" w14:textId="375888C2" w:rsidR="004F03AB" w:rsidRPr="00865016" w:rsidRDefault="004F03AB" w:rsidP="004F03AB">
      <w:pPr>
        <w:ind w:firstLine="720"/>
        <w:rPr>
          <w:rFonts w:ascii="Times" w:hAnsi="Times" w:cs="Times New Roman"/>
        </w:rPr>
      </w:pPr>
      <w:r w:rsidRPr="00865016">
        <w:rPr>
          <w:rFonts w:ascii="Times" w:hAnsi="Times"/>
          <w:b/>
          <w:bCs/>
        </w:rPr>
        <w:t>REPLY:</w:t>
      </w:r>
      <w:r w:rsidRPr="00865016">
        <w:rPr>
          <w:rFonts w:ascii="Times" w:hAnsi="Times"/>
        </w:rPr>
        <w:t xml:space="preserve"> Fixed in our internal version of the analysis plan.</w:t>
      </w:r>
    </w:p>
    <w:p w14:paraId="7169E9EF" w14:textId="77777777" w:rsidR="004F03AB" w:rsidRPr="00865016" w:rsidRDefault="004F03AB" w:rsidP="004F03AB">
      <w:pPr>
        <w:rPr>
          <w:rFonts w:ascii="Times" w:hAnsi="Times" w:cs="Times New Roman"/>
        </w:rPr>
      </w:pPr>
    </w:p>
    <w:p w14:paraId="37B0A981" w14:textId="26062E39" w:rsidR="00C32ECB" w:rsidRPr="00865016" w:rsidRDefault="00B64BC5" w:rsidP="00C32ECB">
      <w:pPr>
        <w:pStyle w:val="BodyText3"/>
        <w:widowControl/>
        <w:autoSpaceDE/>
        <w:autoSpaceDN/>
        <w:spacing w:after="0"/>
        <w:rPr>
          <w:rFonts w:ascii="Times" w:hAnsi="Times" w:cs="Times New Roman"/>
          <w:sz w:val="24"/>
          <w:szCs w:val="24"/>
        </w:rPr>
      </w:pPr>
      <w:r w:rsidRPr="00865016">
        <w:rPr>
          <w:rFonts w:ascii="Times" w:hAnsi="Times" w:cs="Times New Roman"/>
          <w:b/>
          <w:bCs/>
          <w:sz w:val="24"/>
          <w:szCs w:val="24"/>
        </w:rPr>
        <w:t>REVIEWER COMMENT 11:</w:t>
      </w:r>
      <w:r w:rsidRPr="00865016">
        <w:rPr>
          <w:rFonts w:ascii="Times" w:hAnsi="Times" w:cs="Times New Roman"/>
          <w:sz w:val="24"/>
          <w:szCs w:val="24"/>
        </w:rPr>
        <w:t xml:space="preserve"> </w:t>
      </w:r>
      <w:r w:rsidR="00C32ECB" w:rsidRPr="00865016">
        <w:rPr>
          <w:rFonts w:ascii="Times" w:hAnsi="Times" w:cs="Times New Roman"/>
          <w:sz w:val="24"/>
          <w:szCs w:val="24"/>
        </w:rPr>
        <w:t>Could include manuscript publication fees in the budget along with target journal(s)</w:t>
      </w:r>
    </w:p>
    <w:p w14:paraId="5524EFA1" w14:textId="33EC770E" w:rsidR="00865016" w:rsidRPr="004F2960" w:rsidRDefault="004F03AB" w:rsidP="00865016">
      <w:pPr>
        <w:ind w:left="720"/>
        <w:rPr>
          <w:rFonts w:ascii="Times" w:hAnsi="Times"/>
        </w:rPr>
      </w:pPr>
      <w:r w:rsidRPr="004F2960">
        <w:rPr>
          <w:rFonts w:ascii="Times" w:hAnsi="Times"/>
          <w:b/>
          <w:bCs/>
        </w:rPr>
        <w:t>REPLY:</w:t>
      </w:r>
      <w:r w:rsidRPr="004F2960">
        <w:rPr>
          <w:rFonts w:ascii="Times" w:hAnsi="Times"/>
        </w:rPr>
        <w:t xml:space="preserve"> We agree; this is another reason funding would be enormously helpful. We may be too </w:t>
      </w:r>
      <w:r w:rsidR="00A933A5" w:rsidRPr="004F2960">
        <w:rPr>
          <w:rFonts w:ascii="Times" w:hAnsi="Times"/>
        </w:rPr>
        <w:t>early in the</w:t>
      </w:r>
      <w:r w:rsidRPr="004F2960">
        <w:rPr>
          <w:rFonts w:ascii="Times" w:hAnsi="Times"/>
        </w:rPr>
        <w:t xml:space="preserve"> process to be able to provide specific estimates based on costs for target </w:t>
      </w:r>
      <w:r w:rsidR="004F2960" w:rsidRPr="004F2960">
        <w:rPr>
          <w:rFonts w:ascii="Times" w:hAnsi="Times"/>
        </w:rPr>
        <w:t>journals,</w:t>
      </w:r>
      <w:r w:rsidRPr="004F2960">
        <w:rPr>
          <w:rFonts w:ascii="Times" w:hAnsi="Times"/>
        </w:rPr>
        <w:t xml:space="preserve"> but this would especially aid in publishing the </w:t>
      </w:r>
      <w:r w:rsidR="004F2960">
        <w:rPr>
          <w:rFonts w:ascii="Times" w:hAnsi="Times"/>
        </w:rPr>
        <w:t>paper</w:t>
      </w:r>
      <w:r w:rsidRPr="004F2960">
        <w:rPr>
          <w:rFonts w:ascii="Times" w:hAnsi="Times"/>
        </w:rPr>
        <w:t xml:space="preserve"> open source.</w:t>
      </w:r>
    </w:p>
    <w:p w14:paraId="5ACD0BCF" w14:textId="58DF8ABE" w:rsidR="00681BB0" w:rsidRPr="004F2960" w:rsidRDefault="00681BB0" w:rsidP="00F07A1F">
      <w:pPr>
        <w:tabs>
          <w:tab w:val="left" w:pos="3467"/>
        </w:tabs>
        <w:rPr>
          <w:rFonts w:ascii="Times" w:hAnsi="Times"/>
        </w:rPr>
      </w:pPr>
    </w:p>
    <w:p w14:paraId="12DA82BA" w14:textId="63D5DC08" w:rsidR="004F2960" w:rsidRPr="004F2960" w:rsidRDefault="004F2960" w:rsidP="00F07A1F">
      <w:pPr>
        <w:tabs>
          <w:tab w:val="left" w:pos="3467"/>
        </w:tabs>
        <w:rPr>
          <w:rFonts w:ascii="Times" w:hAnsi="Times"/>
        </w:rPr>
      </w:pPr>
    </w:p>
    <w:p w14:paraId="1E66FD2B" w14:textId="379EE4FC" w:rsidR="004F2960" w:rsidRPr="004F2960" w:rsidRDefault="004F2960" w:rsidP="00F07A1F">
      <w:pPr>
        <w:tabs>
          <w:tab w:val="left" w:pos="3467"/>
        </w:tabs>
        <w:rPr>
          <w:rFonts w:ascii="Times" w:hAnsi="Times"/>
        </w:rPr>
      </w:pPr>
      <w:r w:rsidRPr="004F2960">
        <w:rPr>
          <w:rFonts w:ascii="Times" w:hAnsi="Times"/>
        </w:rPr>
        <w:t>Many thanks again to the reviewer and to the Global Health Initiative for the opportunit</w:t>
      </w:r>
      <w:r w:rsidR="00A13CF4">
        <w:rPr>
          <w:rFonts w:ascii="Times" w:hAnsi="Times"/>
        </w:rPr>
        <w:t>y</w:t>
      </w:r>
      <w:r w:rsidRPr="004F2960">
        <w:rPr>
          <w:rFonts w:ascii="Times" w:hAnsi="Times"/>
        </w:rPr>
        <w:t>.</w:t>
      </w:r>
    </w:p>
    <w:p w14:paraId="501F79F0" w14:textId="6295D8E8" w:rsidR="004F2960" w:rsidRPr="004F2960" w:rsidRDefault="004F2960" w:rsidP="00F07A1F">
      <w:pPr>
        <w:tabs>
          <w:tab w:val="left" w:pos="3467"/>
        </w:tabs>
        <w:rPr>
          <w:rFonts w:ascii="Times" w:hAnsi="Times"/>
        </w:rPr>
      </w:pPr>
    </w:p>
    <w:p w14:paraId="38D03A66" w14:textId="292C749A" w:rsidR="004F2960" w:rsidRPr="004F2960" w:rsidRDefault="004F2960" w:rsidP="004F2960">
      <w:pPr>
        <w:tabs>
          <w:tab w:val="left" w:pos="3467"/>
        </w:tabs>
        <w:rPr>
          <w:rFonts w:ascii="Times" w:hAnsi="Times"/>
        </w:rPr>
      </w:pPr>
      <w:r>
        <w:rPr>
          <w:rFonts w:ascii="Times" w:hAnsi="Times"/>
        </w:rPr>
        <w:tab/>
      </w:r>
      <w:r w:rsidRPr="004F2960">
        <w:rPr>
          <w:rFonts w:ascii="Times" w:hAnsi="Times"/>
        </w:rPr>
        <w:t>Best regards,</w:t>
      </w:r>
    </w:p>
    <w:p w14:paraId="28CF8B66" w14:textId="588609A2" w:rsidR="004F2960" w:rsidRPr="004F2960" w:rsidRDefault="004F2960" w:rsidP="004F2960">
      <w:pPr>
        <w:tabs>
          <w:tab w:val="left" w:pos="3467"/>
        </w:tabs>
        <w:rPr>
          <w:rFonts w:ascii="Times" w:hAnsi="Times"/>
        </w:rPr>
      </w:pPr>
      <w:r>
        <w:rPr>
          <w:rFonts w:ascii="Times" w:hAnsi="Times"/>
        </w:rPr>
        <w:tab/>
      </w:r>
      <w:r w:rsidRPr="004F2960">
        <w:rPr>
          <w:rFonts w:ascii="Times" w:hAnsi="Times"/>
        </w:rPr>
        <w:t>Anagha Lokhande</w:t>
      </w:r>
    </w:p>
    <w:sectPr w:rsidR="004F2960" w:rsidRPr="004F29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pp, Jonah" w:date="2022-06-17T01:34:00Z" w:initials="PJ">
    <w:p w14:paraId="5386A781" w14:textId="77777777" w:rsidR="00E86C10" w:rsidRDefault="00E86C10">
      <w:pPr>
        <w:pStyle w:val="CommentText"/>
      </w:pPr>
      <w:r>
        <w:rPr>
          <w:rStyle w:val="CommentReference"/>
        </w:rPr>
        <w:annotationRef/>
      </w:r>
      <w:r>
        <w:t xml:space="preserve">It makes sense to go comment by comment, but maybe before doing comments have a section just clarifying the different arms (or triage strategies) under consideration. This will help the reviewers understand below. </w:t>
      </w:r>
    </w:p>
    <w:p w14:paraId="6FD4EC48" w14:textId="77777777" w:rsidR="00E86C10" w:rsidRDefault="00E86C10">
      <w:pPr>
        <w:pStyle w:val="CommentText"/>
      </w:pPr>
    </w:p>
    <w:p w14:paraId="56797FFD" w14:textId="77777777" w:rsidR="00E86C10" w:rsidRDefault="00E86C10">
      <w:pPr>
        <w:pStyle w:val="CommentText"/>
      </w:pPr>
      <w:r>
        <w:t xml:space="preserve">So these would be actual care (or care as usual), and then the DHAKA or NIRUDAK models (depending on age) and one of the WHO algorithms (depending on age). The assumption is then that people would be treated appropriately based on their classification (consistent with the guidelines). </w:t>
      </w:r>
    </w:p>
    <w:p w14:paraId="0E2FF43D" w14:textId="77777777" w:rsidR="00E86C10" w:rsidRDefault="00E86C10">
      <w:pPr>
        <w:pStyle w:val="CommentText"/>
      </w:pPr>
    </w:p>
    <w:p w14:paraId="60B98E24" w14:textId="77777777" w:rsidR="00E86C10" w:rsidRDefault="00E86C10" w:rsidP="007313A2">
      <w:pPr>
        <w:pStyle w:val="CommentText"/>
      </w:pPr>
      <w:r>
        <w:t>(as a note, with regards to sensitivity for severe dehydration, care as usual might have the highest b/c they seem to treat everyone that way. So, they might have the highest effectiveness, but the costs might not be worth it. That's what you will find out.</w:t>
      </w:r>
    </w:p>
  </w:comment>
  <w:comment w:id="1" w:author="Popp, Jonah" w:date="2022-06-17T01:09:00Z" w:initials="PJ">
    <w:p w14:paraId="1F2417F8" w14:textId="498EEDF1" w:rsidR="00453449" w:rsidRDefault="00453449" w:rsidP="00E37BFE">
      <w:pPr>
        <w:pStyle w:val="CommentText"/>
      </w:pPr>
      <w:r>
        <w:rPr>
          <w:rStyle w:val="CommentReference"/>
        </w:rPr>
        <w:annotationRef/>
      </w:r>
      <w:r>
        <w:t>You should definitely include the 1st as you do below, but you could probably drop the second if you want. But you will need it for calculating DALYS anyway.</w:t>
      </w:r>
    </w:p>
  </w:comment>
  <w:comment w:id="35" w:author="Popp, Jonah" w:date="2022-06-17T01:06:00Z" w:initials="PJ">
    <w:p w14:paraId="1A49B64A" w14:textId="46B83EB7" w:rsidR="00BD4161" w:rsidRDefault="00BD4161" w:rsidP="00196459">
      <w:pPr>
        <w:pStyle w:val="CommentText"/>
      </w:pPr>
      <w:r>
        <w:rPr>
          <w:rStyle w:val="CommentReference"/>
        </w:rPr>
        <w:annotationRef/>
      </w:r>
      <w:r>
        <w:t>Evidence-based?</w:t>
      </w:r>
    </w:p>
  </w:comment>
  <w:comment w:id="73" w:author="Popp, Jonah" w:date="2022-06-17T01:24:00Z" w:initials="PJ">
    <w:p w14:paraId="7A7539C3" w14:textId="77777777" w:rsidR="009A6E60" w:rsidRDefault="009A6E60" w:rsidP="001F4D90">
      <w:pPr>
        <w:pStyle w:val="CommentText"/>
      </w:pPr>
      <w:r>
        <w:rPr>
          <w:rStyle w:val="CommentReference"/>
        </w:rPr>
        <w:annotationRef/>
      </w:r>
      <w:r>
        <w:t>If you kept this (as opposed to my suggestion above), you would want to add that you will rely on modeling results from the literature or if nothing is out there do it.</w:t>
      </w:r>
    </w:p>
  </w:comment>
  <w:comment w:id="74" w:author="Lokhande, Anagha" w:date="2022-06-13T16:03:00Z" w:initials="LA">
    <w:p w14:paraId="4D073845" w14:textId="7E35D6A9" w:rsidR="0008413A" w:rsidRDefault="0008413A" w:rsidP="0008413A">
      <w:pPr>
        <w:pStyle w:val="CommentText"/>
      </w:pPr>
      <w:r>
        <w:rPr>
          <w:rStyle w:val="CommentReference"/>
        </w:rPr>
        <w:annotationRef/>
      </w:r>
      <w:r>
        <w:t>What does this mean?</w:t>
      </w:r>
    </w:p>
  </w:comment>
  <w:comment w:id="75" w:author="Popp, Jonah" w:date="2022-06-17T01:26:00Z" w:initials="PJ">
    <w:p w14:paraId="12BE4D38" w14:textId="77777777" w:rsidR="009A6E60" w:rsidRDefault="009A6E60" w:rsidP="001C61EA">
      <w:pPr>
        <w:pStyle w:val="CommentText"/>
      </w:pPr>
      <w:r>
        <w:rPr>
          <w:rStyle w:val="CommentReference"/>
        </w:rPr>
        <w:annotationRef/>
      </w:r>
      <w:r>
        <w:t xml:space="preserve">I think he's referring to the fact that the prediction models produce an integer score and then different cutoffs can be used to classify each patients as none/some/severe dehydration. But that's too much detail for this I think.  </w:t>
      </w:r>
    </w:p>
  </w:comment>
  <w:comment w:id="76" w:author="Popp, Jonah" w:date="2022-06-17T01:28:00Z" w:initials="PJ">
    <w:p w14:paraId="7003A20D" w14:textId="77777777" w:rsidR="00DF36FA" w:rsidRDefault="00DF36FA" w:rsidP="00992926">
      <w:pPr>
        <w:pStyle w:val="CommentText"/>
      </w:pPr>
      <w:r>
        <w:rPr>
          <w:rStyle w:val="CommentReference"/>
        </w:rPr>
        <w:annotationRef/>
      </w:r>
      <w:r>
        <w:t xml:space="preserve">You could add these as examples above. 'For example, the NIRUDAK model is estimated to have a sensitivity of 80% with respect to severe dehydration while the WHO adult algorithm's sensitivity was 53%. </w:t>
      </w:r>
    </w:p>
  </w:comment>
  <w:comment w:id="123" w:author="Popp, Jonah" w:date="2022-06-17T01:21:00Z" w:initials="PJ">
    <w:p w14:paraId="2F7A6EC1" w14:textId="1C072BE6" w:rsidR="002566CD" w:rsidRDefault="002566CD" w:rsidP="0020096E">
      <w:pPr>
        <w:pStyle w:val="CommentText"/>
      </w:pPr>
      <w:r>
        <w:rPr>
          <w:rStyle w:val="CommentReference"/>
        </w:rPr>
        <w:annotationRef/>
      </w:r>
      <w:r>
        <w:t>This is fine</w:t>
      </w:r>
    </w:p>
  </w:comment>
  <w:comment w:id="124" w:author="Popp, Jonah" w:date="2022-06-17T12:30:00Z" w:initials="PJ">
    <w:p w14:paraId="1F362FF3" w14:textId="77777777" w:rsidR="00B856D1" w:rsidRDefault="00B856D1" w:rsidP="00C73D1B">
      <w:pPr>
        <w:pStyle w:val="CommentText"/>
      </w:pPr>
      <w:r>
        <w:rPr>
          <w:rStyle w:val="CommentReference"/>
        </w:rPr>
        <w:annotationRef/>
      </w:r>
      <w:r>
        <w:t xml:space="preserve">Say something like, 'We will estimate the cost-effectiveness of using the two prediction models to triage patients (relative to care as usual) from both the healthcare system perspective and the social perspective which may be important for publication in a journal. For the latter, we will seek to include patient time and transportation costs as well as downstream productivity costs associated with mortality and serious morbidity.   </w:t>
      </w:r>
    </w:p>
  </w:comment>
  <w:comment w:id="146" w:author="Lokhande, Anagha" w:date="2022-06-13T16:44:00Z" w:initials="LA">
    <w:p w14:paraId="116631A7" w14:textId="704D3F52" w:rsidR="00794CD7" w:rsidRDefault="00794CD7">
      <w:pPr>
        <w:pStyle w:val="CommentText"/>
      </w:pPr>
      <w:r>
        <w:rPr>
          <w:rStyle w:val="CommentReference"/>
        </w:rPr>
        <w:annotationRef/>
      </w:r>
      <w:r>
        <w:t>Is this a league table?</w:t>
      </w:r>
    </w:p>
  </w:comment>
  <w:comment w:id="147" w:author="Popp, Jonah" w:date="2022-06-17T12:46:00Z" w:initials="PJ">
    <w:p w14:paraId="3B7661B4" w14:textId="77777777" w:rsidR="00054912" w:rsidRDefault="00054912" w:rsidP="00385743">
      <w:pPr>
        <w:pStyle w:val="CommentText"/>
      </w:pPr>
      <w:r>
        <w:rPr>
          <w:rStyle w:val="CommentReference"/>
        </w:rPr>
        <w:annotationRef/>
      </w:r>
      <w:r>
        <w:t>Sort of, but generally they mean something broader. You could probably drop the table.</w:t>
      </w:r>
    </w:p>
  </w:comment>
  <w:comment w:id="148" w:author="Popp, Jonah" w:date="2022-06-17T12:33:00Z" w:initials="PJ">
    <w:p w14:paraId="2FBA80D5" w14:textId="478F1BFE" w:rsidR="00B856D1" w:rsidRDefault="00B856D1" w:rsidP="00D3189F">
      <w:pPr>
        <w:pStyle w:val="CommentText"/>
      </w:pPr>
      <w:r>
        <w:rPr>
          <w:rStyle w:val="CommentReference"/>
        </w:rPr>
        <w:annotationRef/>
      </w:r>
      <w:r>
        <w:t>I would include this at the very beginning as per my first comment.</w:t>
      </w:r>
    </w:p>
  </w:comment>
  <w:comment w:id="150" w:author="Popp, Jonah" w:date="2022-06-17T12:48:00Z" w:initials="PJ">
    <w:p w14:paraId="0D248012" w14:textId="77777777" w:rsidR="00054912" w:rsidRDefault="00054912">
      <w:pPr>
        <w:pStyle w:val="CommentText"/>
      </w:pPr>
      <w:r>
        <w:rPr>
          <w:rStyle w:val="CommentReference"/>
        </w:rPr>
        <w:annotationRef/>
      </w:r>
      <w:r>
        <w:t xml:space="preserve">You might say, for example, if using the NIRUDAK or DHAKA model is more effective than care as usual, the equation would look like this.  </w:t>
      </w:r>
    </w:p>
    <w:p w14:paraId="4C51DB86" w14:textId="77777777" w:rsidR="00054912" w:rsidRDefault="00054912">
      <w:pPr>
        <w:pStyle w:val="CommentText"/>
      </w:pPr>
    </w:p>
    <w:p w14:paraId="7B5F8B3A" w14:textId="77777777" w:rsidR="00054912" w:rsidRDefault="00054912">
      <w:pPr>
        <w:pStyle w:val="CommentText"/>
      </w:pPr>
      <w:r>
        <w:t>As a note, it could be reversed if actual care is more effective because it misses fewer cases of severe dehydration.</w:t>
      </w:r>
    </w:p>
    <w:p w14:paraId="1B6D3153" w14:textId="77777777" w:rsidR="00054912" w:rsidRDefault="00054912">
      <w:pPr>
        <w:pStyle w:val="CommentText"/>
      </w:pPr>
    </w:p>
    <w:p w14:paraId="26E1D959" w14:textId="77777777" w:rsidR="00054912" w:rsidRDefault="00054912" w:rsidP="00FF4873">
      <w:pPr>
        <w:pStyle w:val="CommentText"/>
      </w:pPr>
      <w:r>
        <w:t>Another note, with DALYs, more DALYs is actually less effective because it's more lost life years or quality of life.</w:t>
      </w:r>
    </w:p>
  </w:comment>
  <w:comment w:id="168" w:author="Popp, Jonah" w:date="2022-06-17T12:57:00Z" w:initials="PJ">
    <w:p w14:paraId="2C74C629" w14:textId="77777777" w:rsidR="004C3130" w:rsidRDefault="004C3130" w:rsidP="00ED72C1">
      <w:pPr>
        <w:pStyle w:val="CommentText"/>
      </w:pPr>
      <w:r>
        <w:rPr>
          <w:rStyle w:val="CommentReference"/>
        </w:rPr>
        <w:annotationRef/>
      </w:r>
      <w:r>
        <w:t>Was there an actual fee for the hospital available? E.g., the bill for this person was 10 dollars?</w:t>
      </w:r>
    </w:p>
  </w:comment>
  <w:comment w:id="176" w:author="Popp, Jonah" w:date="2022-06-17T13:03:00Z" w:initials="PJ">
    <w:p w14:paraId="37204F8D" w14:textId="77777777" w:rsidR="005D1A96" w:rsidRDefault="005D1A96" w:rsidP="00CF5A81">
      <w:pPr>
        <w:pStyle w:val="CommentText"/>
      </w:pPr>
      <w:r>
        <w:rPr>
          <w:rStyle w:val="CommentReference"/>
        </w:rPr>
        <w:annotationRef/>
      </w:r>
      <w:r>
        <w:t>So you would only need a discrete-time cohort transition model ('Markov cohort model') if you need do the modeling to map from short-term treatment outcomes to DALYs. I mentioned that above in a suggestion.</w:t>
      </w:r>
    </w:p>
  </w:comment>
  <w:comment w:id="177" w:author="Popp, Jonah" w:date="2022-06-17T13:03:00Z" w:initials="PJ">
    <w:p w14:paraId="0678782E" w14:textId="77777777" w:rsidR="005D1A96" w:rsidRDefault="005D1A96" w:rsidP="000B5D3A">
      <w:pPr>
        <w:pStyle w:val="CommentText"/>
      </w:pPr>
      <w:r>
        <w:rPr>
          <w:rStyle w:val="CommentReference"/>
        </w:rPr>
        <w:annotationRef/>
      </w:r>
      <w:r>
        <w:t>But I think his main point, is you don't need to talk about which software you will use.</w:t>
      </w:r>
    </w:p>
  </w:comment>
  <w:comment w:id="178" w:author="Popp, Jonah" w:date="2022-06-17T13:05:00Z" w:initials="PJ">
    <w:p w14:paraId="334A1C40" w14:textId="77777777" w:rsidR="005D1A96" w:rsidRDefault="005D1A96" w:rsidP="00B87446">
      <w:pPr>
        <w:pStyle w:val="CommentText"/>
      </w:pPr>
      <w:r>
        <w:rPr>
          <w:rStyle w:val="CommentReference"/>
        </w:rPr>
        <w:annotationRef/>
      </w:r>
      <w:r>
        <w:t>Maybe say see comment above about when and if we would use modeling (or if you drop that comment, say something here about we would only use modeling (to be determined later) if we couldn't find what we need in the literature.</w:t>
      </w:r>
    </w:p>
  </w:comment>
  <w:comment w:id="183" w:author="Popp, Jonah" w:date="2022-06-17T13:09:00Z" w:initials="PJ">
    <w:p w14:paraId="6B103976" w14:textId="77777777" w:rsidR="005372F7" w:rsidRDefault="005372F7" w:rsidP="00F57F30">
      <w:pPr>
        <w:pStyle w:val="CommentText"/>
      </w:pPr>
      <w:r>
        <w:rPr>
          <w:rStyle w:val="CommentReference"/>
        </w:rPr>
        <w:annotationRef/>
      </w:r>
      <w:r>
        <w:t>I don't think you need this. You could drop the decision tree as well, that's generally beyond the scope of a small proposal.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B98E24" w15:done="0"/>
  <w15:commentEx w15:paraId="1F2417F8" w15:done="0"/>
  <w15:commentEx w15:paraId="1A49B64A" w15:done="0"/>
  <w15:commentEx w15:paraId="7A7539C3" w15:done="0"/>
  <w15:commentEx w15:paraId="4D073845" w15:done="0"/>
  <w15:commentEx w15:paraId="12BE4D38" w15:paraIdParent="4D073845" w15:done="0"/>
  <w15:commentEx w15:paraId="7003A20D" w15:done="0"/>
  <w15:commentEx w15:paraId="2F7A6EC1" w15:done="0"/>
  <w15:commentEx w15:paraId="1F362FF3" w15:done="0"/>
  <w15:commentEx w15:paraId="116631A7" w15:done="0"/>
  <w15:commentEx w15:paraId="3B7661B4" w15:paraIdParent="116631A7" w15:done="0"/>
  <w15:commentEx w15:paraId="2FBA80D5" w15:done="0"/>
  <w15:commentEx w15:paraId="26E1D959" w15:done="0"/>
  <w15:commentEx w15:paraId="2C74C629" w15:done="0"/>
  <w15:commentEx w15:paraId="37204F8D" w15:done="0"/>
  <w15:commentEx w15:paraId="0678782E" w15:done="0"/>
  <w15:commentEx w15:paraId="334A1C40" w15:done="0"/>
  <w15:commentEx w15:paraId="6B1039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5896" w16cex:dateUtc="2022-06-17T05:34:00Z"/>
  <w16cex:commentExtensible w16cex:durableId="265652D4" w16cex:dateUtc="2022-06-17T05:09:00Z"/>
  <w16cex:commentExtensible w16cex:durableId="26565226" w16cex:dateUtc="2022-06-17T05:06:00Z"/>
  <w16cex:commentExtensible w16cex:durableId="2656565A" w16cex:dateUtc="2022-06-17T05:24:00Z"/>
  <w16cex:commentExtensible w16cex:durableId="2651DE62" w16cex:dateUtc="2022-06-13T20:03:00Z"/>
  <w16cex:commentExtensible w16cex:durableId="265656AB" w16cex:dateUtc="2022-06-17T05:26:00Z"/>
  <w16cex:commentExtensible w16cex:durableId="26565722" w16cex:dateUtc="2022-06-17T05:28:00Z"/>
  <w16cex:commentExtensible w16cex:durableId="265655AC" w16cex:dateUtc="2022-06-17T05:21:00Z"/>
  <w16cex:commentExtensible w16cex:durableId="2656FF1E" w16cex:dateUtc="2022-06-17T17:30:00Z"/>
  <w16cex:commentExtensible w16cex:durableId="2651E7F8" w16cex:dateUtc="2022-06-13T20:44:00Z"/>
  <w16cex:commentExtensible w16cex:durableId="2656FF20" w16cex:dateUtc="2022-06-17T17:46:00Z"/>
  <w16cex:commentExtensible w16cex:durableId="2656FF1F" w16cex:dateUtc="2022-06-17T17:33:00Z"/>
  <w16cex:commentExtensible w16cex:durableId="2656FF21" w16cex:dateUtc="2022-06-17T17:48:00Z"/>
  <w16cex:commentExtensible w16cex:durableId="2656FF22" w16cex:dateUtc="2022-06-17T17:57:00Z"/>
  <w16cex:commentExtensible w16cex:durableId="2656FF23" w16cex:dateUtc="2022-06-17T18:03:00Z"/>
  <w16cex:commentExtensible w16cex:durableId="2656FF24" w16cex:dateUtc="2022-06-17T18:03:00Z"/>
  <w16cex:commentExtensible w16cex:durableId="2656FF25" w16cex:dateUtc="2022-06-17T18:05:00Z"/>
  <w16cex:commentExtensible w16cex:durableId="2656FF26" w16cex:dateUtc="2022-06-17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B98E24" w16cid:durableId="26565896"/>
  <w16cid:commentId w16cid:paraId="1F2417F8" w16cid:durableId="265652D4"/>
  <w16cid:commentId w16cid:paraId="1A49B64A" w16cid:durableId="26565226"/>
  <w16cid:commentId w16cid:paraId="7A7539C3" w16cid:durableId="2656565A"/>
  <w16cid:commentId w16cid:paraId="4D073845" w16cid:durableId="2651DE62"/>
  <w16cid:commentId w16cid:paraId="12BE4D38" w16cid:durableId="265656AB"/>
  <w16cid:commentId w16cid:paraId="7003A20D" w16cid:durableId="26565722"/>
  <w16cid:commentId w16cid:paraId="2F7A6EC1" w16cid:durableId="265655AC"/>
  <w16cid:commentId w16cid:paraId="1F362FF3" w16cid:durableId="2656FF1E"/>
  <w16cid:commentId w16cid:paraId="116631A7" w16cid:durableId="2651E7F8"/>
  <w16cid:commentId w16cid:paraId="3B7661B4" w16cid:durableId="2656FF20"/>
  <w16cid:commentId w16cid:paraId="2FBA80D5" w16cid:durableId="2656FF1F"/>
  <w16cid:commentId w16cid:paraId="26E1D959" w16cid:durableId="2656FF21"/>
  <w16cid:commentId w16cid:paraId="2C74C629" w16cid:durableId="2656FF22"/>
  <w16cid:commentId w16cid:paraId="37204F8D" w16cid:durableId="2656FF23"/>
  <w16cid:commentId w16cid:paraId="0678782E" w16cid:durableId="2656FF24"/>
  <w16cid:commentId w16cid:paraId="334A1C40" w16cid:durableId="2656FF25"/>
  <w16cid:commentId w16cid:paraId="6B103976" w16cid:durableId="2656FF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94441"/>
    <w:multiLevelType w:val="hybridMultilevel"/>
    <w:tmpl w:val="5930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B47F7"/>
    <w:multiLevelType w:val="hybridMultilevel"/>
    <w:tmpl w:val="0BC8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4586C"/>
    <w:multiLevelType w:val="hybridMultilevel"/>
    <w:tmpl w:val="F446E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64EE1"/>
    <w:multiLevelType w:val="hybridMultilevel"/>
    <w:tmpl w:val="C400D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F75471A"/>
    <w:multiLevelType w:val="hybridMultilevel"/>
    <w:tmpl w:val="545EF7C8"/>
    <w:lvl w:ilvl="0" w:tplc="57C48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7C1BE3"/>
    <w:multiLevelType w:val="hybridMultilevel"/>
    <w:tmpl w:val="23143C52"/>
    <w:lvl w:ilvl="0" w:tplc="C94AC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53339028">
    <w:abstractNumId w:val="0"/>
  </w:num>
  <w:num w:numId="2" w16cid:durableId="1014840613">
    <w:abstractNumId w:val="2"/>
  </w:num>
  <w:num w:numId="3" w16cid:durableId="2088185533">
    <w:abstractNumId w:val="1"/>
  </w:num>
  <w:num w:numId="4" w16cid:durableId="462387133">
    <w:abstractNumId w:val="3"/>
  </w:num>
  <w:num w:numId="5" w16cid:durableId="1141264847">
    <w:abstractNumId w:val="4"/>
  </w:num>
  <w:num w:numId="6" w16cid:durableId="6653868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pp, Jonah">
    <w15:presenceInfo w15:providerId="AD" w15:userId="S::jpopp1@ad.brown.edu::a80cca8b-9bd9-4c60-b2cb-f4a9fce0fe54"/>
  </w15:person>
  <w15:person w15:author="Lokhande, Anagha">
    <w15:presenceInfo w15:providerId="AD" w15:userId="S::alokhand@ad.brown.edu::20c78cfc-29d9-46a3-b657-6bfaa53b66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1F"/>
    <w:rsid w:val="00053255"/>
    <w:rsid w:val="00054912"/>
    <w:rsid w:val="0008413A"/>
    <w:rsid w:val="00087A4F"/>
    <w:rsid w:val="00091D33"/>
    <w:rsid w:val="000A0D6C"/>
    <w:rsid w:val="00102CDD"/>
    <w:rsid w:val="001351C8"/>
    <w:rsid w:val="001B4B93"/>
    <w:rsid w:val="00201DFD"/>
    <w:rsid w:val="002247D9"/>
    <w:rsid w:val="00232587"/>
    <w:rsid w:val="002515F1"/>
    <w:rsid w:val="002566CD"/>
    <w:rsid w:val="00261DAB"/>
    <w:rsid w:val="00264825"/>
    <w:rsid w:val="00297CF7"/>
    <w:rsid w:val="002C63CB"/>
    <w:rsid w:val="002D4819"/>
    <w:rsid w:val="002F79D8"/>
    <w:rsid w:val="00334AED"/>
    <w:rsid w:val="0034471A"/>
    <w:rsid w:val="00345FF0"/>
    <w:rsid w:val="00390EE1"/>
    <w:rsid w:val="003D68F4"/>
    <w:rsid w:val="003E2E7E"/>
    <w:rsid w:val="004112C7"/>
    <w:rsid w:val="00426649"/>
    <w:rsid w:val="00434664"/>
    <w:rsid w:val="00453449"/>
    <w:rsid w:val="004546F3"/>
    <w:rsid w:val="004C3130"/>
    <w:rsid w:val="004F03AB"/>
    <w:rsid w:val="004F2960"/>
    <w:rsid w:val="005357D4"/>
    <w:rsid w:val="00536683"/>
    <w:rsid w:val="005372F7"/>
    <w:rsid w:val="0054369D"/>
    <w:rsid w:val="005D058A"/>
    <w:rsid w:val="005D0D69"/>
    <w:rsid w:val="005D1A96"/>
    <w:rsid w:val="0060502E"/>
    <w:rsid w:val="00620E16"/>
    <w:rsid w:val="00677021"/>
    <w:rsid w:val="00681BB0"/>
    <w:rsid w:val="006C6506"/>
    <w:rsid w:val="006D2BC5"/>
    <w:rsid w:val="007127DA"/>
    <w:rsid w:val="00743F8C"/>
    <w:rsid w:val="00757DE8"/>
    <w:rsid w:val="007735B8"/>
    <w:rsid w:val="00773F23"/>
    <w:rsid w:val="00794CD7"/>
    <w:rsid w:val="007B7FF1"/>
    <w:rsid w:val="007D2F23"/>
    <w:rsid w:val="007E6459"/>
    <w:rsid w:val="00803B14"/>
    <w:rsid w:val="008376EE"/>
    <w:rsid w:val="00856E1D"/>
    <w:rsid w:val="00863AD0"/>
    <w:rsid w:val="00865016"/>
    <w:rsid w:val="008834B9"/>
    <w:rsid w:val="008A3FE5"/>
    <w:rsid w:val="008C0639"/>
    <w:rsid w:val="008C68D2"/>
    <w:rsid w:val="00911963"/>
    <w:rsid w:val="0092490A"/>
    <w:rsid w:val="0092695E"/>
    <w:rsid w:val="009346E5"/>
    <w:rsid w:val="00936682"/>
    <w:rsid w:val="00944956"/>
    <w:rsid w:val="00964B5E"/>
    <w:rsid w:val="009701F4"/>
    <w:rsid w:val="00971268"/>
    <w:rsid w:val="009A6E60"/>
    <w:rsid w:val="009D1724"/>
    <w:rsid w:val="009D33A0"/>
    <w:rsid w:val="009D4BBD"/>
    <w:rsid w:val="009E384C"/>
    <w:rsid w:val="009E5A13"/>
    <w:rsid w:val="00A13CF4"/>
    <w:rsid w:val="00A14191"/>
    <w:rsid w:val="00A21354"/>
    <w:rsid w:val="00A65CBD"/>
    <w:rsid w:val="00A72F18"/>
    <w:rsid w:val="00A819AC"/>
    <w:rsid w:val="00A933A5"/>
    <w:rsid w:val="00B1350D"/>
    <w:rsid w:val="00B6159A"/>
    <w:rsid w:val="00B64BC5"/>
    <w:rsid w:val="00B72569"/>
    <w:rsid w:val="00B856D1"/>
    <w:rsid w:val="00B87EB8"/>
    <w:rsid w:val="00BA7620"/>
    <w:rsid w:val="00BB5C20"/>
    <w:rsid w:val="00BD0104"/>
    <w:rsid w:val="00BD4161"/>
    <w:rsid w:val="00BF0836"/>
    <w:rsid w:val="00C30341"/>
    <w:rsid w:val="00C32ECB"/>
    <w:rsid w:val="00C417BB"/>
    <w:rsid w:val="00C53162"/>
    <w:rsid w:val="00C56B44"/>
    <w:rsid w:val="00CD19FA"/>
    <w:rsid w:val="00CD481D"/>
    <w:rsid w:val="00CE0FBB"/>
    <w:rsid w:val="00CE447F"/>
    <w:rsid w:val="00CE5B5D"/>
    <w:rsid w:val="00D039F1"/>
    <w:rsid w:val="00D4765F"/>
    <w:rsid w:val="00D62A8F"/>
    <w:rsid w:val="00D6524C"/>
    <w:rsid w:val="00D67E40"/>
    <w:rsid w:val="00DA01EE"/>
    <w:rsid w:val="00DD4B6F"/>
    <w:rsid w:val="00DF36FA"/>
    <w:rsid w:val="00E111E9"/>
    <w:rsid w:val="00E22564"/>
    <w:rsid w:val="00E24603"/>
    <w:rsid w:val="00E27CAE"/>
    <w:rsid w:val="00E50857"/>
    <w:rsid w:val="00E648F5"/>
    <w:rsid w:val="00E7494A"/>
    <w:rsid w:val="00E86C10"/>
    <w:rsid w:val="00EA3A90"/>
    <w:rsid w:val="00EB5456"/>
    <w:rsid w:val="00EC33CA"/>
    <w:rsid w:val="00EC4D8A"/>
    <w:rsid w:val="00ED1449"/>
    <w:rsid w:val="00F07A1F"/>
    <w:rsid w:val="00F61625"/>
    <w:rsid w:val="00F64193"/>
    <w:rsid w:val="00FB338A"/>
    <w:rsid w:val="00FD0778"/>
    <w:rsid w:val="00FD3311"/>
    <w:rsid w:val="00FD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7E06"/>
  <w15:chartTrackingRefBased/>
  <w15:docId w15:val="{83603F44-CFDC-7345-AE32-8110BEB9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nhideWhenUsed/>
    <w:rsid w:val="00C32ECB"/>
    <w:pPr>
      <w:widowControl w:val="0"/>
      <w:autoSpaceDE w:val="0"/>
      <w:autoSpaceDN w:val="0"/>
      <w:spacing w:after="120"/>
    </w:pPr>
    <w:rPr>
      <w:rFonts w:ascii="Arial" w:eastAsia="Arial" w:hAnsi="Arial" w:cs="Arial"/>
      <w:sz w:val="16"/>
      <w:szCs w:val="16"/>
      <w:lang w:bidi="en-US"/>
    </w:rPr>
  </w:style>
  <w:style w:type="character" w:customStyle="1" w:styleId="BodyText3Char">
    <w:name w:val="Body Text 3 Char"/>
    <w:basedOn w:val="DefaultParagraphFont"/>
    <w:link w:val="BodyText3"/>
    <w:rsid w:val="00C32ECB"/>
    <w:rPr>
      <w:rFonts w:ascii="Arial" w:eastAsia="Arial" w:hAnsi="Arial" w:cs="Arial"/>
      <w:sz w:val="16"/>
      <w:szCs w:val="16"/>
      <w:lang w:bidi="en-US"/>
    </w:rPr>
  </w:style>
  <w:style w:type="paragraph" w:styleId="ListParagraph">
    <w:name w:val="List Paragraph"/>
    <w:basedOn w:val="Normal"/>
    <w:uiPriority w:val="34"/>
    <w:qFormat/>
    <w:rsid w:val="00C32ECB"/>
    <w:pPr>
      <w:widowControl w:val="0"/>
      <w:autoSpaceDE w:val="0"/>
      <w:autoSpaceDN w:val="0"/>
      <w:ind w:left="720"/>
      <w:contextualSpacing/>
    </w:pPr>
    <w:rPr>
      <w:rFonts w:ascii="Arial" w:eastAsia="Arial" w:hAnsi="Arial" w:cs="Arial"/>
      <w:sz w:val="22"/>
      <w:szCs w:val="22"/>
      <w:lang w:bidi="en-US"/>
    </w:rPr>
  </w:style>
  <w:style w:type="character" w:styleId="CommentReference">
    <w:name w:val="annotation reference"/>
    <w:basedOn w:val="DefaultParagraphFont"/>
    <w:uiPriority w:val="99"/>
    <w:semiHidden/>
    <w:unhideWhenUsed/>
    <w:rsid w:val="00C32ECB"/>
    <w:rPr>
      <w:sz w:val="16"/>
      <w:szCs w:val="16"/>
    </w:rPr>
  </w:style>
  <w:style w:type="paragraph" w:styleId="CommentText">
    <w:name w:val="annotation text"/>
    <w:basedOn w:val="Normal"/>
    <w:link w:val="CommentTextChar"/>
    <w:uiPriority w:val="99"/>
    <w:unhideWhenUsed/>
    <w:rsid w:val="00C32ECB"/>
    <w:pPr>
      <w:widowControl w:val="0"/>
      <w:autoSpaceDE w:val="0"/>
      <w:autoSpaceDN w:val="0"/>
    </w:pPr>
    <w:rPr>
      <w:rFonts w:ascii="Arial" w:eastAsia="Arial" w:hAnsi="Arial" w:cs="Arial"/>
      <w:sz w:val="20"/>
      <w:szCs w:val="20"/>
      <w:lang w:bidi="en-US"/>
    </w:rPr>
  </w:style>
  <w:style w:type="character" w:customStyle="1" w:styleId="CommentTextChar">
    <w:name w:val="Comment Text Char"/>
    <w:basedOn w:val="DefaultParagraphFont"/>
    <w:link w:val="CommentText"/>
    <w:uiPriority w:val="99"/>
    <w:rsid w:val="00C32ECB"/>
    <w:rPr>
      <w:rFonts w:ascii="Arial" w:eastAsia="Arial" w:hAnsi="Arial" w:cs="Arial"/>
      <w:sz w:val="20"/>
      <w:szCs w:val="20"/>
      <w:lang w:bidi="en-US"/>
    </w:rPr>
  </w:style>
  <w:style w:type="table" w:styleId="TableGrid">
    <w:name w:val="Table Grid"/>
    <w:basedOn w:val="TableNormal"/>
    <w:uiPriority w:val="39"/>
    <w:rsid w:val="004F0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338A"/>
    <w:rPr>
      <w:color w:val="808080"/>
    </w:rPr>
  </w:style>
  <w:style w:type="character" w:styleId="Hyperlink">
    <w:name w:val="Hyperlink"/>
    <w:basedOn w:val="DefaultParagraphFont"/>
    <w:uiPriority w:val="99"/>
    <w:unhideWhenUsed/>
    <w:rsid w:val="00FD0778"/>
    <w:rPr>
      <w:color w:val="0563C1" w:themeColor="hyperlink"/>
      <w:u w:val="single"/>
    </w:rPr>
  </w:style>
  <w:style w:type="character" w:styleId="UnresolvedMention">
    <w:name w:val="Unresolved Mention"/>
    <w:basedOn w:val="DefaultParagraphFont"/>
    <w:uiPriority w:val="99"/>
    <w:semiHidden/>
    <w:unhideWhenUsed/>
    <w:rsid w:val="00FD077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3D68F4"/>
    <w:pPr>
      <w:widowControl/>
      <w:autoSpaceDE/>
      <w:autoSpaceDN/>
    </w:pPr>
    <w:rPr>
      <w:rFonts w:asciiTheme="minorHAnsi" w:eastAsiaTheme="minorHAnsi" w:hAnsiTheme="minorHAnsi" w:cstheme="minorBidi"/>
      <w:b/>
      <w:bCs/>
      <w:lang w:bidi="ar-SA"/>
    </w:rPr>
  </w:style>
  <w:style w:type="character" w:customStyle="1" w:styleId="CommentSubjectChar">
    <w:name w:val="Comment Subject Char"/>
    <w:basedOn w:val="CommentTextChar"/>
    <w:link w:val="CommentSubject"/>
    <w:uiPriority w:val="99"/>
    <w:semiHidden/>
    <w:rsid w:val="003D68F4"/>
    <w:rPr>
      <w:rFonts w:ascii="Arial" w:eastAsia="Arial" w:hAnsi="Arial" w:cs="Arial"/>
      <w:b/>
      <w:bCs/>
      <w:sz w:val="20"/>
      <w:szCs w:val="20"/>
      <w:lang w:bidi="en-US"/>
    </w:rPr>
  </w:style>
  <w:style w:type="paragraph" w:styleId="Revision">
    <w:name w:val="Revision"/>
    <w:hidden/>
    <w:uiPriority w:val="99"/>
    <w:semiHidden/>
    <w:rsid w:val="00454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4914">
      <w:bodyDiv w:val="1"/>
      <w:marLeft w:val="0"/>
      <w:marRight w:val="0"/>
      <w:marTop w:val="0"/>
      <w:marBottom w:val="0"/>
      <w:divBdr>
        <w:top w:val="none" w:sz="0" w:space="0" w:color="auto"/>
        <w:left w:val="none" w:sz="0" w:space="0" w:color="auto"/>
        <w:bottom w:val="none" w:sz="0" w:space="0" w:color="auto"/>
        <w:right w:val="none" w:sz="0" w:space="0" w:color="auto"/>
      </w:divBdr>
    </w:div>
    <w:div w:id="287972358">
      <w:bodyDiv w:val="1"/>
      <w:marLeft w:val="0"/>
      <w:marRight w:val="0"/>
      <w:marTop w:val="0"/>
      <w:marBottom w:val="0"/>
      <w:divBdr>
        <w:top w:val="none" w:sz="0" w:space="0" w:color="auto"/>
        <w:left w:val="none" w:sz="0" w:space="0" w:color="auto"/>
        <w:bottom w:val="none" w:sz="0" w:space="0" w:color="auto"/>
        <w:right w:val="none" w:sz="0" w:space="0" w:color="auto"/>
      </w:divBdr>
    </w:div>
    <w:div w:id="778571787">
      <w:bodyDiv w:val="1"/>
      <w:marLeft w:val="0"/>
      <w:marRight w:val="0"/>
      <w:marTop w:val="0"/>
      <w:marBottom w:val="0"/>
      <w:divBdr>
        <w:top w:val="none" w:sz="0" w:space="0" w:color="auto"/>
        <w:left w:val="none" w:sz="0" w:space="0" w:color="auto"/>
        <w:bottom w:val="none" w:sz="0" w:space="0" w:color="auto"/>
        <w:right w:val="none" w:sz="0" w:space="0" w:color="auto"/>
      </w:divBdr>
    </w:div>
    <w:div w:id="20803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pubmed.ncbi.nlm.nih.gov/4067224/" TargetMode="External"/><Relationship Id="rId5" Type="http://schemas.openxmlformats.org/officeDocument/2006/relationships/comments" Target="comments.xml"/><Relationship Id="rId15" Type="http://schemas.openxmlformats.org/officeDocument/2006/relationships/image" Target="media/image4.png"/><Relationship Id="rId10" Type="http://schemas.openxmlformats.org/officeDocument/2006/relationships/hyperlink" Target="https://doi.org/10.3390/nu11071539" TargetMode="External"/><Relationship Id="rId4" Type="http://schemas.openxmlformats.org/officeDocument/2006/relationships/webSettings" Target="webSettings.xml"/><Relationship Id="rId9" Type="http://schemas.openxmlformats.org/officeDocument/2006/relationships/hyperlink" Target="https://pubmed.ncbi.nlm.nih.gov/15123483/"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2885</Words>
  <Characters>16448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Lokhande, Anagha</dc:creator>
  <cp:keywords/>
  <dc:description/>
  <cp:lastModifiedBy>Popp, Jonah</cp:lastModifiedBy>
  <cp:revision>107</cp:revision>
  <dcterms:created xsi:type="dcterms:W3CDTF">2022-06-09T18:16:00Z</dcterms:created>
  <dcterms:modified xsi:type="dcterms:W3CDTF">2022-06-17T18:11:00Z</dcterms:modified>
</cp:coreProperties>
</file>